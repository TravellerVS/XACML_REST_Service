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065300" w14:textId="77777777" w:rsidR="00B666D0" w:rsidRPr="009839D4" w:rsidRDefault="00B666D0">
      <w:pPr>
        <w:rPr>
          <w:color w:val="0000FF"/>
        </w:rPr>
      </w:pPr>
      <w:bookmarkStart w:id="0" w:name="_GoBack"/>
      <w:bookmarkEnd w:id="0"/>
    </w:p>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rsidRPr="009839D4" w14:paraId="44AF18C9" w14:textId="77777777" w:rsidTr="00531B01">
        <w:trPr>
          <w:cantSplit/>
          <w:trHeight w:val="2223"/>
        </w:trPr>
        <w:tc>
          <w:tcPr>
            <w:tcW w:w="3232" w:type="dxa"/>
          </w:tcPr>
          <w:p w14:paraId="22AAF082" w14:textId="77777777" w:rsidR="00060285" w:rsidRPr="009839D4" w:rsidRDefault="000834B5" w:rsidP="00060285">
            <w:pPr>
              <w:pStyle w:val="Tituloteseautor"/>
              <w:jc w:val="right"/>
              <w:rPr>
                <w:noProof w:val="0"/>
              </w:rPr>
            </w:pPr>
            <w:r w:rsidRPr="009839D4">
              <w:rPr>
                <w:lang w:eastAsia="en-GB"/>
              </w:rPr>
              <w:drawing>
                <wp:inline distT="0" distB="0" distL="0" distR="0" wp14:anchorId="0ECEAA6C" wp14:editId="296CA071">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14:paraId="12D965F9" w14:textId="77777777"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14:paraId="3929C485" w14:textId="77777777"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14:paraId="1264EB99" w14:textId="77777777"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14:paraId="18EF03DD" w14:textId="77777777">
        <w:trPr>
          <w:cantSplit/>
          <w:trHeight w:val="1707"/>
        </w:trPr>
        <w:tc>
          <w:tcPr>
            <w:tcW w:w="3232" w:type="dxa"/>
          </w:tcPr>
          <w:p w14:paraId="0C56A672" w14:textId="77777777" w:rsidR="00B34F5C" w:rsidRPr="009839D4" w:rsidRDefault="00B34F5C" w:rsidP="00B34F5C">
            <w:pPr>
              <w:pStyle w:val="Tituloteseautor"/>
              <w:rPr>
                <w:noProof w:val="0"/>
                <w:lang w:eastAsia="en-US"/>
              </w:rPr>
            </w:pPr>
            <w:r w:rsidRPr="009839D4">
              <w:rPr>
                <w:noProof w:val="0"/>
                <w:lang w:eastAsia="en-US"/>
              </w:rPr>
              <w:t>Vedran</w:t>
            </w:r>
          </w:p>
          <w:p w14:paraId="733C2B91" w14:textId="77777777"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14:paraId="666056CE" w14:textId="77777777"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14:paraId="349D58AB" w14:textId="77777777" w:rsidTr="00390B89">
        <w:trPr>
          <w:cantSplit/>
          <w:trHeight w:val="5807"/>
        </w:trPr>
        <w:tc>
          <w:tcPr>
            <w:tcW w:w="3232" w:type="dxa"/>
          </w:tcPr>
          <w:p w14:paraId="247405C3" w14:textId="77777777" w:rsidR="00060285" w:rsidRPr="00670F44" w:rsidRDefault="00060285">
            <w:pPr>
              <w:pStyle w:val="Tituloteseautor"/>
              <w:rPr>
                <w:noProof w:val="0"/>
                <w:lang w:eastAsia="en-US"/>
              </w:rPr>
            </w:pPr>
          </w:p>
        </w:tc>
        <w:tc>
          <w:tcPr>
            <w:tcW w:w="7085" w:type="dxa"/>
            <w:gridSpan w:val="3"/>
          </w:tcPr>
          <w:p w14:paraId="120DC077" w14:textId="77777777"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8C5E72">
              <w:rPr>
                <w:b w:val="0"/>
                <w:noProof w:val="0"/>
                <w:snapToGrid w:val="0"/>
                <w:sz w:val="20"/>
                <w:lang w:eastAsia="en-US"/>
              </w:rPr>
              <w:t>prof.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r w:rsidR="007C4522" w:rsidRPr="00670F44">
              <w:rPr>
                <w:b w:val="0"/>
                <w:noProof w:val="0"/>
                <w:snapToGrid w:val="0"/>
                <w:sz w:val="20"/>
                <w:lang w:eastAsia="en-US"/>
              </w:rPr>
              <w:t xml:space="preserve">Óscar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Ricardo Azevedo</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PT – Inovação e Sistemas</w:t>
            </w:r>
            <w:r w:rsidR="007C4522" w:rsidRPr="00670F44">
              <w:rPr>
                <w:b w:val="0"/>
                <w:noProof w:val="0"/>
                <w:snapToGrid w:val="0"/>
                <w:sz w:val="20"/>
                <w:lang w:eastAsia="en-US"/>
              </w:rPr>
              <w:t xml:space="preserve">  </w:t>
            </w:r>
          </w:p>
        </w:tc>
      </w:tr>
      <w:tr w:rsidR="00060285" w:rsidRPr="009839D4" w14:paraId="49F0AF10" w14:textId="77777777">
        <w:trPr>
          <w:cantSplit/>
          <w:trHeight w:val="2682"/>
        </w:trPr>
        <w:tc>
          <w:tcPr>
            <w:tcW w:w="3232" w:type="dxa"/>
          </w:tcPr>
          <w:p w14:paraId="135F5DE2" w14:textId="77777777" w:rsidR="00060285" w:rsidRPr="009839D4" w:rsidRDefault="00060285">
            <w:pPr>
              <w:pStyle w:val="Tituloteseautor"/>
              <w:rPr>
                <w:noProof w:val="0"/>
              </w:rPr>
            </w:pPr>
          </w:p>
        </w:tc>
        <w:tc>
          <w:tcPr>
            <w:tcW w:w="3542" w:type="dxa"/>
            <w:gridSpan w:val="2"/>
          </w:tcPr>
          <w:p w14:paraId="4CA15EB3" w14:textId="77777777" w:rsidR="00060285" w:rsidRPr="009839D4" w:rsidRDefault="00060285" w:rsidP="00EE59D8">
            <w:pPr>
              <w:pStyle w:val="textos-normais"/>
            </w:pPr>
          </w:p>
        </w:tc>
        <w:tc>
          <w:tcPr>
            <w:tcW w:w="3543" w:type="dxa"/>
          </w:tcPr>
          <w:p w14:paraId="65BACA53" w14:textId="77777777" w:rsidR="00060285" w:rsidRPr="007C4522" w:rsidRDefault="00060285" w:rsidP="00390B89">
            <w:pPr>
              <w:pStyle w:val="textos-normais"/>
              <w:rPr>
                <w:color w:val="auto"/>
              </w:rPr>
            </w:pPr>
          </w:p>
        </w:tc>
      </w:tr>
    </w:tbl>
    <w:p w14:paraId="3178DBA5" w14:textId="77777777" w:rsidR="004A7C4D" w:rsidRPr="009839D4" w:rsidRDefault="00BD5446" w:rsidP="004A7C4D">
      <w:r w:rsidRPr="009839D4">
        <w:br w:type="page"/>
      </w:r>
    </w:p>
    <w:tbl>
      <w:tblPr>
        <w:tblW w:w="0" w:type="auto"/>
        <w:tblLayout w:type="fixed"/>
        <w:tblCellMar>
          <w:left w:w="0" w:type="dxa"/>
          <w:right w:w="0" w:type="dxa"/>
        </w:tblCellMar>
        <w:tblLook w:val="0000" w:firstRow="0" w:lastRow="0" w:firstColumn="0" w:lastColumn="0" w:noHBand="0" w:noVBand="0"/>
      </w:tblPr>
      <w:tblGrid>
        <w:gridCol w:w="3232"/>
        <w:gridCol w:w="7045"/>
      </w:tblGrid>
      <w:tr w:rsidR="004A7C4D" w:rsidRPr="009839D4" w14:paraId="31866932" w14:textId="77777777">
        <w:trPr>
          <w:cantSplit/>
          <w:trHeight w:val="2834"/>
        </w:trPr>
        <w:tc>
          <w:tcPr>
            <w:tcW w:w="3232" w:type="dxa"/>
          </w:tcPr>
          <w:p w14:paraId="048F12D3" w14:textId="77777777" w:rsidR="004A7C4D" w:rsidRPr="009839D4" w:rsidRDefault="004A7C4D" w:rsidP="00BD5446">
            <w:pPr>
              <w:pStyle w:val="Tituloteseautor"/>
              <w:rPr>
                <w:noProof w:val="0"/>
              </w:rPr>
            </w:pPr>
          </w:p>
        </w:tc>
        <w:tc>
          <w:tcPr>
            <w:tcW w:w="7045" w:type="dxa"/>
          </w:tcPr>
          <w:p w14:paraId="7FD1DFDF" w14:textId="77777777" w:rsidR="004A7C4D" w:rsidRPr="009839D4" w:rsidRDefault="004A7C4D" w:rsidP="00BD5446">
            <w:pPr>
              <w:spacing w:line="258" w:lineRule="exact"/>
            </w:pPr>
          </w:p>
        </w:tc>
      </w:tr>
      <w:tr w:rsidR="004A7C4D" w:rsidRPr="009839D4" w14:paraId="73B40CE0" w14:textId="77777777">
        <w:trPr>
          <w:cantSplit/>
          <w:trHeight w:val="1399"/>
        </w:trPr>
        <w:tc>
          <w:tcPr>
            <w:tcW w:w="3232" w:type="dxa"/>
          </w:tcPr>
          <w:p w14:paraId="0C7E6E52" w14:textId="77777777" w:rsidR="004A7C4D" w:rsidRPr="009839D4" w:rsidRDefault="004A7C4D" w:rsidP="00BD5446">
            <w:pPr>
              <w:pStyle w:val="Tituloteseautor"/>
              <w:rPr>
                <w:noProof w:val="0"/>
              </w:rPr>
            </w:pPr>
          </w:p>
        </w:tc>
        <w:tc>
          <w:tcPr>
            <w:tcW w:w="7045" w:type="dxa"/>
          </w:tcPr>
          <w:p w14:paraId="695AFA61" w14:textId="77777777" w:rsidR="004A7C4D" w:rsidRPr="009839D4" w:rsidRDefault="004A7C4D" w:rsidP="00BD5446">
            <w:pPr>
              <w:pStyle w:val="Tituloteseautor"/>
              <w:rPr>
                <w:snapToGrid w:val="0"/>
                <w:lang w:eastAsia="en-US"/>
              </w:rPr>
            </w:pPr>
          </w:p>
          <w:p w14:paraId="62445D16" w14:textId="77777777" w:rsidR="004A7C4D" w:rsidRPr="009839D4" w:rsidRDefault="004A7C4D" w:rsidP="00BD5446"/>
        </w:tc>
      </w:tr>
      <w:tr w:rsidR="004A7C4D" w:rsidRPr="009839D4" w14:paraId="4D3D405A" w14:textId="77777777" w:rsidTr="00531B01">
        <w:trPr>
          <w:cantSplit/>
          <w:trHeight w:val="7818"/>
        </w:trPr>
        <w:tc>
          <w:tcPr>
            <w:tcW w:w="3232" w:type="dxa"/>
          </w:tcPr>
          <w:p w14:paraId="5D5EDF31" w14:textId="77777777" w:rsidR="004A7C4D" w:rsidRPr="009839D4" w:rsidRDefault="004A7C4D" w:rsidP="00BD5446">
            <w:pPr>
              <w:pStyle w:val="titulosnormais"/>
              <w:rPr>
                <w:snapToGrid w:val="0"/>
                <w:lang w:val="en-GB" w:eastAsia="en-US"/>
              </w:rPr>
            </w:pPr>
          </w:p>
          <w:p w14:paraId="1BA53158" w14:textId="77777777" w:rsidR="004A7C4D" w:rsidRPr="009839D4" w:rsidRDefault="004A7C4D" w:rsidP="00BD5446">
            <w:pPr>
              <w:pStyle w:val="Tituloteseautor"/>
              <w:rPr>
                <w:noProof w:val="0"/>
              </w:rPr>
            </w:pPr>
          </w:p>
        </w:tc>
        <w:tc>
          <w:tcPr>
            <w:tcW w:w="7045" w:type="dxa"/>
          </w:tcPr>
          <w:p w14:paraId="2B62CEF1" w14:textId="77777777"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14:paraId="08A9C274" w14:textId="77777777" w:rsidR="004A7C4D" w:rsidRPr="009839D4" w:rsidRDefault="004A7C4D" w:rsidP="00BD5446">
            <w:pPr>
              <w:pStyle w:val="textos-normais"/>
              <w:rPr>
                <w:rFonts w:ascii="L Helvetica Light" w:hAnsi="L Helvetica Light"/>
              </w:rPr>
            </w:pPr>
          </w:p>
          <w:p w14:paraId="739599E1" w14:textId="77777777" w:rsidR="004A7C4D" w:rsidRPr="009839D4" w:rsidRDefault="004A7C4D" w:rsidP="00BD5446"/>
        </w:tc>
      </w:tr>
    </w:tbl>
    <w:p w14:paraId="41DAA106" w14:textId="77777777" w:rsidR="004A7C4D" w:rsidRPr="009839D4" w:rsidRDefault="004A7C4D" w:rsidP="004A7C4D"/>
    <w:p w14:paraId="7B604555" w14:textId="77777777" w:rsidR="00BD5446" w:rsidRPr="009839D4" w:rsidRDefault="004A7C4D">
      <w:r w:rsidRPr="009839D4">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9839D4" w14:paraId="7B96EEA0" w14:textId="77777777">
        <w:trPr>
          <w:cantSplit/>
          <w:trHeight w:val="2834"/>
        </w:trPr>
        <w:tc>
          <w:tcPr>
            <w:tcW w:w="3232" w:type="dxa"/>
          </w:tcPr>
          <w:p w14:paraId="3750CC22" w14:textId="77777777" w:rsidR="00BD5446" w:rsidRPr="009839D4" w:rsidRDefault="004A7C4D" w:rsidP="00390B89">
            <w:pPr>
              <w:pStyle w:val="textos-normais"/>
            </w:pPr>
            <w:r w:rsidRPr="009839D4">
              <w:lastRenderedPageBreak/>
              <w:br w:type="page"/>
            </w:r>
          </w:p>
        </w:tc>
        <w:tc>
          <w:tcPr>
            <w:tcW w:w="7045" w:type="dxa"/>
          </w:tcPr>
          <w:p w14:paraId="31B410BD" w14:textId="77777777" w:rsidR="00BD5446" w:rsidRPr="009839D4" w:rsidRDefault="00BD5446" w:rsidP="00390B89">
            <w:pPr>
              <w:pStyle w:val="textos-normais"/>
            </w:pPr>
          </w:p>
          <w:p w14:paraId="63F2FB13" w14:textId="77777777" w:rsidR="00BD5446" w:rsidRPr="009839D4" w:rsidRDefault="00BD5446" w:rsidP="00390B89">
            <w:pPr>
              <w:pStyle w:val="textos-normais"/>
            </w:pPr>
          </w:p>
        </w:tc>
      </w:tr>
      <w:tr w:rsidR="00BD5446" w:rsidRPr="009839D4" w14:paraId="206F110A" w14:textId="77777777">
        <w:trPr>
          <w:cantSplit/>
          <w:trHeight w:val="1399"/>
        </w:trPr>
        <w:tc>
          <w:tcPr>
            <w:tcW w:w="3232" w:type="dxa"/>
          </w:tcPr>
          <w:p w14:paraId="684D7173" w14:textId="77777777" w:rsidR="00BD5446" w:rsidRPr="009839D4" w:rsidRDefault="00BD5446" w:rsidP="00390B89">
            <w:pPr>
              <w:pStyle w:val="textos-normais"/>
            </w:pPr>
          </w:p>
          <w:p w14:paraId="7E063665" w14:textId="77777777" w:rsidR="00BD5446" w:rsidRPr="009839D4" w:rsidRDefault="00BD5446" w:rsidP="00390B89">
            <w:pPr>
              <w:pStyle w:val="textos-normais"/>
            </w:pPr>
          </w:p>
          <w:p w14:paraId="4F61B6ED" w14:textId="77777777" w:rsidR="00BD5446" w:rsidRPr="009839D4" w:rsidRDefault="00BD5446" w:rsidP="00390B89">
            <w:pPr>
              <w:pStyle w:val="textos-normais"/>
            </w:pPr>
          </w:p>
        </w:tc>
        <w:tc>
          <w:tcPr>
            <w:tcW w:w="7045" w:type="dxa"/>
          </w:tcPr>
          <w:p w14:paraId="72B39436" w14:textId="77777777" w:rsidR="00BD5446" w:rsidRPr="009839D4" w:rsidRDefault="00BD5446" w:rsidP="00390B89">
            <w:pPr>
              <w:pStyle w:val="textos-normais"/>
            </w:pPr>
          </w:p>
          <w:p w14:paraId="6E49CDF5" w14:textId="77777777" w:rsidR="00BD5446" w:rsidRPr="009839D4" w:rsidRDefault="00BD5446" w:rsidP="00390B89">
            <w:pPr>
              <w:pStyle w:val="textos-normais"/>
            </w:pPr>
          </w:p>
        </w:tc>
      </w:tr>
      <w:tr w:rsidR="00BD5446" w:rsidRPr="009839D4" w14:paraId="2E8E53AB" w14:textId="77777777">
        <w:trPr>
          <w:cantSplit/>
        </w:trPr>
        <w:tc>
          <w:tcPr>
            <w:tcW w:w="3232" w:type="dxa"/>
          </w:tcPr>
          <w:p w14:paraId="5FED68CC" w14:textId="77777777" w:rsidR="00BD5446" w:rsidRPr="009839D4" w:rsidRDefault="00117AE5">
            <w:pPr>
              <w:pStyle w:val="titulosnormais"/>
              <w:rPr>
                <w:lang w:val="en-GB"/>
              </w:rPr>
            </w:pPr>
            <w:r>
              <w:rPr>
                <w:lang w:val="en-GB"/>
              </w:rPr>
              <w:t>The jury</w:t>
            </w:r>
          </w:p>
        </w:tc>
        <w:tc>
          <w:tcPr>
            <w:tcW w:w="7045" w:type="dxa"/>
          </w:tcPr>
          <w:p w14:paraId="31DA54D8" w14:textId="77777777" w:rsidR="00BD5446" w:rsidRPr="009839D4" w:rsidRDefault="00BD5446">
            <w:pPr>
              <w:pStyle w:val="textos-normais"/>
            </w:pPr>
            <w:r w:rsidRPr="009839D4">
              <w:t xml:space="preserve"> </w:t>
            </w:r>
          </w:p>
          <w:p w14:paraId="1FF5AA2D" w14:textId="77777777" w:rsidR="00BD5446" w:rsidRPr="009839D4" w:rsidRDefault="00BD5446">
            <w:pPr>
              <w:pStyle w:val="textos-normais"/>
            </w:pPr>
          </w:p>
        </w:tc>
      </w:tr>
      <w:tr w:rsidR="00BD5446" w:rsidRPr="000C1277" w14:paraId="062C0EC9" w14:textId="77777777">
        <w:trPr>
          <w:cantSplit/>
        </w:trPr>
        <w:tc>
          <w:tcPr>
            <w:tcW w:w="3232" w:type="dxa"/>
          </w:tcPr>
          <w:p w14:paraId="252CA05D" w14:textId="77777777" w:rsidR="00BD5446" w:rsidRPr="009839D4" w:rsidRDefault="007D47FE">
            <w:pPr>
              <w:pStyle w:val="Tituloteseautor"/>
              <w:rPr>
                <w:b w:val="0"/>
                <w:noProof w:val="0"/>
                <w:sz w:val="20"/>
              </w:rPr>
            </w:pPr>
            <w:r>
              <w:rPr>
                <w:b w:val="0"/>
                <w:noProof w:val="0"/>
                <w:sz w:val="20"/>
              </w:rPr>
              <w:t>P</w:t>
            </w:r>
            <w:r w:rsidR="00117AE5">
              <w:rPr>
                <w:b w:val="0"/>
                <w:noProof w:val="0"/>
                <w:sz w:val="20"/>
              </w:rPr>
              <w:t>resident</w:t>
            </w:r>
            <w:r>
              <w:rPr>
                <w:b w:val="0"/>
                <w:noProof w:val="0"/>
                <w:sz w:val="20"/>
              </w:rPr>
              <w:t>e</w:t>
            </w:r>
          </w:p>
        </w:tc>
        <w:tc>
          <w:tcPr>
            <w:tcW w:w="7045" w:type="dxa"/>
          </w:tcPr>
          <w:p w14:paraId="3C10D013" w14:textId="77777777" w:rsidR="007D47FE" w:rsidRPr="0019155B" w:rsidRDefault="00110155" w:rsidP="00110155">
            <w:pPr>
              <w:pStyle w:val="textos-normais-pequeno"/>
              <w:rPr>
                <w:sz w:val="22"/>
              </w:rPr>
            </w:pPr>
            <w:r w:rsidRPr="0019155B">
              <w:rPr>
                <w:sz w:val="22"/>
              </w:rPr>
              <w:t xml:space="preserve">Prof. Dr. André Ventura da Cruz Marnoto Zúquete, </w:t>
            </w:r>
          </w:p>
          <w:p w14:paraId="6C0B3CE5" w14:textId="77777777" w:rsidR="00BD5446" w:rsidRPr="0019155B" w:rsidRDefault="007D47FE" w:rsidP="00110155">
            <w:pPr>
              <w:pStyle w:val="textos-normais-pequeno"/>
            </w:pPr>
            <w:r w:rsidRPr="0019155B">
              <w:t>Professor Auxiliar da Universidade de Aveiro</w:t>
            </w:r>
          </w:p>
        </w:tc>
      </w:tr>
      <w:tr w:rsidR="00BD5446" w:rsidRPr="000C1277" w14:paraId="34C7E434" w14:textId="77777777">
        <w:trPr>
          <w:cantSplit/>
        </w:trPr>
        <w:tc>
          <w:tcPr>
            <w:tcW w:w="3232" w:type="dxa"/>
          </w:tcPr>
          <w:p w14:paraId="633FF694" w14:textId="77777777" w:rsidR="00BD5446" w:rsidRPr="0019155B" w:rsidRDefault="00BD5446">
            <w:pPr>
              <w:pStyle w:val="Tituloteseautor"/>
              <w:rPr>
                <w:b w:val="0"/>
                <w:noProof w:val="0"/>
                <w:sz w:val="20"/>
                <w:lang w:val="pt-PT"/>
              </w:rPr>
            </w:pPr>
          </w:p>
        </w:tc>
        <w:tc>
          <w:tcPr>
            <w:tcW w:w="7045" w:type="dxa"/>
          </w:tcPr>
          <w:p w14:paraId="27E3897F" w14:textId="77777777" w:rsidR="00BD5446" w:rsidRPr="0019155B" w:rsidRDefault="00BD5446" w:rsidP="00390B89">
            <w:pPr>
              <w:pStyle w:val="textos-normais"/>
              <w:rPr>
                <w:lang w:val="pt-PT"/>
              </w:rPr>
            </w:pPr>
          </w:p>
          <w:p w14:paraId="5F1E9F08" w14:textId="77777777" w:rsidR="00BD5446" w:rsidRPr="0019155B" w:rsidRDefault="00BD5446" w:rsidP="00390B89">
            <w:pPr>
              <w:pStyle w:val="textos-normais"/>
              <w:rPr>
                <w:lang w:val="pt-PT"/>
              </w:rPr>
            </w:pPr>
          </w:p>
        </w:tc>
      </w:tr>
      <w:tr w:rsidR="00BD5446" w:rsidRPr="000C1277" w14:paraId="6CF62E1B" w14:textId="77777777">
        <w:trPr>
          <w:cantSplit/>
        </w:trPr>
        <w:tc>
          <w:tcPr>
            <w:tcW w:w="3232" w:type="dxa"/>
          </w:tcPr>
          <w:p w14:paraId="738A60C0" w14:textId="77777777" w:rsidR="00BD5446" w:rsidRPr="007D47FE" w:rsidRDefault="007D47FE">
            <w:pPr>
              <w:pStyle w:val="Tituloteseautor"/>
              <w:rPr>
                <w:b w:val="0"/>
                <w:noProof w:val="0"/>
                <w:sz w:val="20"/>
              </w:rPr>
            </w:pPr>
            <w:r w:rsidRPr="007D47FE">
              <w:rPr>
                <w:b w:val="0"/>
                <w:noProof w:val="0"/>
                <w:sz w:val="20"/>
              </w:rPr>
              <w:t>Arguente</w:t>
            </w:r>
          </w:p>
        </w:tc>
        <w:tc>
          <w:tcPr>
            <w:tcW w:w="7045" w:type="dxa"/>
          </w:tcPr>
          <w:p w14:paraId="1EAE98FE" w14:textId="77777777" w:rsidR="007D47FE" w:rsidRPr="0019155B" w:rsidRDefault="007D47FE" w:rsidP="003E3E7B">
            <w:pPr>
              <w:pStyle w:val="textos-normais-pequeno"/>
              <w:rPr>
                <w:sz w:val="22"/>
              </w:rPr>
            </w:pPr>
            <w:r w:rsidRPr="0019155B">
              <w:rPr>
                <w:sz w:val="22"/>
              </w:rPr>
              <w:t>Prof. Dr. Miguel Filipe Leitão Pardal</w:t>
            </w:r>
          </w:p>
          <w:p w14:paraId="2B3009D6" w14:textId="77777777" w:rsidR="00BD5446" w:rsidRPr="0019155B" w:rsidRDefault="007D47FE" w:rsidP="003E3E7B">
            <w:pPr>
              <w:pStyle w:val="textos-normais-pequeno"/>
            </w:pPr>
            <w:r w:rsidRPr="0019155B">
              <w:t>Professor Auxiliar da Universidade de Lisboa</w:t>
            </w:r>
          </w:p>
        </w:tc>
      </w:tr>
      <w:tr w:rsidR="00BD5446" w:rsidRPr="000C1277" w14:paraId="0B88920F" w14:textId="77777777">
        <w:trPr>
          <w:cantSplit/>
        </w:trPr>
        <w:tc>
          <w:tcPr>
            <w:tcW w:w="3232" w:type="dxa"/>
          </w:tcPr>
          <w:p w14:paraId="3B53BA12" w14:textId="77777777" w:rsidR="00BD5446" w:rsidRPr="0019155B" w:rsidRDefault="00BD5446">
            <w:pPr>
              <w:pStyle w:val="Tituloteseautor"/>
              <w:rPr>
                <w:b w:val="0"/>
                <w:noProof w:val="0"/>
                <w:sz w:val="20"/>
                <w:lang w:val="pt-PT"/>
              </w:rPr>
            </w:pPr>
          </w:p>
        </w:tc>
        <w:tc>
          <w:tcPr>
            <w:tcW w:w="7045" w:type="dxa"/>
          </w:tcPr>
          <w:p w14:paraId="16160C8C" w14:textId="77777777" w:rsidR="00BD5446" w:rsidRPr="0019155B" w:rsidRDefault="00BD5446" w:rsidP="00390B89">
            <w:pPr>
              <w:pStyle w:val="textos-normais"/>
              <w:rPr>
                <w:lang w:val="pt-PT"/>
              </w:rPr>
            </w:pPr>
          </w:p>
          <w:p w14:paraId="66EC1FB0" w14:textId="77777777" w:rsidR="00BD5446" w:rsidRPr="0019155B" w:rsidRDefault="00BD5446" w:rsidP="00390B89">
            <w:pPr>
              <w:pStyle w:val="textos-normais"/>
              <w:rPr>
                <w:lang w:val="pt-PT"/>
              </w:rPr>
            </w:pPr>
          </w:p>
        </w:tc>
      </w:tr>
      <w:tr w:rsidR="00BD5446" w:rsidRPr="000C1277" w14:paraId="73C52AF4" w14:textId="77777777">
        <w:trPr>
          <w:cantSplit/>
        </w:trPr>
        <w:tc>
          <w:tcPr>
            <w:tcW w:w="3232" w:type="dxa"/>
          </w:tcPr>
          <w:p w14:paraId="11580B3D" w14:textId="77777777" w:rsidR="00BD5446" w:rsidRPr="007D47FE" w:rsidRDefault="007D47FE">
            <w:pPr>
              <w:pStyle w:val="Tituloteseautor"/>
              <w:rPr>
                <w:b w:val="0"/>
                <w:noProof w:val="0"/>
                <w:sz w:val="20"/>
              </w:rPr>
            </w:pPr>
            <w:r w:rsidRPr="007D47FE">
              <w:rPr>
                <w:b w:val="0"/>
                <w:noProof w:val="0"/>
                <w:sz w:val="20"/>
              </w:rPr>
              <w:t>Orientador</w:t>
            </w:r>
          </w:p>
        </w:tc>
        <w:tc>
          <w:tcPr>
            <w:tcW w:w="7045" w:type="dxa"/>
          </w:tcPr>
          <w:p w14:paraId="79B3E911" w14:textId="77777777" w:rsidR="007D47FE" w:rsidRPr="0019155B" w:rsidRDefault="007D47FE" w:rsidP="003E3E7B">
            <w:pPr>
              <w:pStyle w:val="textos-normais-pequeno"/>
              <w:rPr>
                <w:sz w:val="22"/>
              </w:rPr>
            </w:pPr>
            <w:r w:rsidRPr="0019155B">
              <w:rPr>
                <w:sz w:val="22"/>
              </w:rPr>
              <w:t xml:space="preserve">Prof. Dr. Óscar Mortágua Pereira </w:t>
            </w:r>
          </w:p>
          <w:p w14:paraId="06011D14" w14:textId="77777777" w:rsidR="00BD5446" w:rsidRPr="0019155B" w:rsidRDefault="007D47FE" w:rsidP="003E3E7B">
            <w:pPr>
              <w:pStyle w:val="textos-normais-pequeno"/>
            </w:pPr>
            <w:r w:rsidRPr="0019155B">
              <w:t>Professor Auxiliar da Universidade de Aveiro</w:t>
            </w:r>
          </w:p>
        </w:tc>
      </w:tr>
      <w:tr w:rsidR="00BD5446" w:rsidRPr="000C1277" w14:paraId="35F6C7D0" w14:textId="77777777">
        <w:trPr>
          <w:cantSplit/>
        </w:trPr>
        <w:tc>
          <w:tcPr>
            <w:tcW w:w="3232" w:type="dxa"/>
          </w:tcPr>
          <w:p w14:paraId="6E0DD6A9" w14:textId="77777777" w:rsidR="00BD5446" w:rsidRPr="0019155B" w:rsidRDefault="00BD5446">
            <w:pPr>
              <w:pStyle w:val="Tituloteseautor"/>
              <w:rPr>
                <w:b w:val="0"/>
                <w:noProof w:val="0"/>
                <w:sz w:val="20"/>
                <w:lang w:val="pt-PT"/>
              </w:rPr>
            </w:pPr>
          </w:p>
        </w:tc>
        <w:tc>
          <w:tcPr>
            <w:tcW w:w="7045" w:type="dxa"/>
          </w:tcPr>
          <w:p w14:paraId="23F113B2" w14:textId="77777777" w:rsidR="00BD5446" w:rsidRPr="0019155B" w:rsidRDefault="00BD5446" w:rsidP="00390B89">
            <w:pPr>
              <w:pStyle w:val="textos-normais"/>
              <w:rPr>
                <w:lang w:val="pt-PT"/>
              </w:rPr>
            </w:pPr>
          </w:p>
          <w:p w14:paraId="728D68B4" w14:textId="77777777" w:rsidR="00BD5446" w:rsidRPr="0019155B" w:rsidRDefault="00BD5446" w:rsidP="00390B89">
            <w:pPr>
              <w:pStyle w:val="textos-normais"/>
              <w:rPr>
                <w:lang w:val="pt-PT"/>
              </w:rPr>
            </w:pPr>
          </w:p>
        </w:tc>
      </w:tr>
      <w:tr w:rsidR="00110155" w:rsidRPr="000C1277" w14:paraId="49D0982E" w14:textId="77777777">
        <w:trPr>
          <w:cantSplit/>
        </w:trPr>
        <w:tc>
          <w:tcPr>
            <w:tcW w:w="3232" w:type="dxa"/>
          </w:tcPr>
          <w:p w14:paraId="575C4B4E" w14:textId="77777777" w:rsidR="00110155" w:rsidRPr="0019155B" w:rsidRDefault="00110155">
            <w:pPr>
              <w:pStyle w:val="Tituloteseautor"/>
              <w:rPr>
                <w:b w:val="0"/>
                <w:noProof w:val="0"/>
                <w:sz w:val="20"/>
                <w:lang w:val="pt-PT"/>
              </w:rPr>
            </w:pPr>
          </w:p>
        </w:tc>
        <w:tc>
          <w:tcPr>
            <w:tcW w:w="7045" w:type="dxa"/>
          </w:tcPr>
          <w:p w14:paraId="0AC1D9E3" w14:textId="77777777" w:rsidR="00110155" w:rsidRPr="0019155B" w:rsidRDefault="00110155" w:rsidP="003E3E7B">
            <w:pPr>
              <w:pStyle w:val="textos-normais-pequeno"/>
            </w:pPr>
          </w:p>
        </w:tc>
      </w:tr>
      <w:tr w:rsidR="00110155" w:rsidRPr="000C1277" w14:paraId="1AB642BA" w14:textId="77777777">
        <w:trPr>
          <w:cantSplit/>
        </w:trPr>
        <w:tc>
          <w:tcPr>
            <w:tcW w:w="3232" w:type="dxa"/>
          </w:tcPr>
          <w:p w14:paraId="626AF7D2" w14:textId="77777777" w:rsidR="00110155" w:rsidRPr="0019155B" w:rsidRDefault="00110155">
            <w:pPr>
              <w:pStyle w:val="Tituloteseautor"/>
              <w:rPr>
                <w:b w:val="0"/>
                <w:noProof w:val="0"/>
                <w:sz w:val="20"/>
                <w:lang w:val="pt-PT"/>
              </w:rPr>
            </w:pPr>
          </w:p>
        </w:tc>
        <w:tc>
          <w:tcPr>
            <w:tcW w:w="7045" w:type="dxa"/>
          </w:tcPr>
          <w:p w14:paraId="3CB22EB2" w14:textId="77777777" w:rsidR="00110155" w:rsidRPr="0019155B" w:rsidRDefault="00110155" w:rsidP="00390B89">
            <w:pPr>
              <w:pStyle w:val="textos-normais"/>
              <w:rPr>
                <w:lang w:val="pt-PT"/>
              </w:rPr>
            </w:pPr>
          </w:p>
        </w:tc>
      </w:tr>
      <w:tr w:rsidR="00110155" w:rsidRPr="000C1277" w14:paraId="371232F3" w14:textId="77777777">
        <w:trPr>
          <w:cantSplit/>
        </w:trPr>
        <w:tc>
          <w:tcPr>
            <w:tcW w:w="3232" w:type="dxa"/>
          </w:tcPr>
          <w:p w14:paraId="5D2A87CD" w14:textId="77777777" w:rsidR="00110155" w:rsidRPr="0019155B" w:rsidRDefault="00110155">
            <w:pPr>
              <w:pStyle w:val="Tituloteseautor"/>
              <w:rPr>
                <w:b w:val="0"/>
                <w:noProof w:val="0"/>
                <w:sz w:val="20"/>
                <w:lang w:val="pt-PT"/>
              </w:rPr>
            </w:pPr>
          </w:p>
        </w:tc>
        <w:tc>
          <w:tcPr>
            <w:tcW w:w="7045" w:type="dxa"/>
          </w:tcPr>
          <w:p w14:paraId="43A8A016" w14:textId="77777777" w:rsidR="00110155" w:rsidRPr="0019155B" w:rsidRDefault="00110155" w:rsidP="003E3E7B">
            <w:pPr>
              <w:pStyle w:val="textos-normais-pequeno"/>
            </w:pPr>
          </w:p>
        </w:tc>
      </w:tr>
      <w:tr w:rsidR="00110155" w:rsidRPr="000C1277" w14:paraId="7B870DA9" w14:textId="77777777">
        <w:trPr>
          <w:cantSplit/>
        </w:trPr>
        <w:tc>
          <w:tcPr>
            <w:tcW w:w="3232" w:type="dxa"/>
          </w:tcPr>
          <w:p w14:paraId="50396EA4" w14:textId="77777777" w:rsidR="00110155" w:rsidRPr="0019155B" w:rsidRDefault="00110155">
            <w:pPr>
              <w:pStyle w:val="Tituloteseautor"/>
              <w:rPr>
                <w:b w:val="0"/>
                <w:noProof w:val="0"/>
                <w:sz w:val="20"/>
                <w:lang w:val="pt-PT"/>
              </w:rPr>
            </w:pPr>
          </w:p>
        </w:tc>
        <w:tc>
          <w:tcPr>
            <w:tcW w:w="7045" w:type="dxa"/>
          </w:tcPr>
          <w:p w14:paraId="465665AA" w14:textId="77777777" w:rsidR="00110155" w:rsidRPr="0019155B" w:rsidRDefault="00110155" w:rsidP="00390B89">
            <w:pPr>
              <w:pStyle w:val="textos-normais"/>
              <w:rPr>
                <w:lang w:val="pt-PT"/>
              </w:rPr>
            </w:pPr>
          </w:p>
        </w:tc>
      </w:tr>
      <w:tr w:rsidR="00110155" w:rsidRPr="000C1277" w14:paraId="4097A2FE" w14:textId="77777777">
        <w:trPr>
          <w:cantSplit/>
        </w:trPr>
        <w:tc>
          <w:tcPr>
            <w:tcW w:w="3232" w:type="dxa"/>
          </w:tcPr>
          <w:p w14:paraId="0724039C" w14:textId="77777777" w:rsidR="00110155" w:rsidRPr="0019155B" w:rsidRDefault="00110155">
            <w:pPr>
              <w:pStyle w:val="Tituloteseautor"/>
              <w:rPr>
                <w:b w:val="0"/>
                <w:noProof w:val="0"/>
                <w:sz w:val="20"/>
                <w:lang w:val="pt-PT"/>
              </w:rPr>
            </w:pPr>
          </w:p>
        </w:tc>
        <w:tc>
          <w:tcPr>
            <w:tcW w:w="7045" w:type="dxa"/>
          </w:tcPr>
          <w:p w14:paraId="0BAB2ADA" w14:textId="77777777" w:rsidR="00110155" w:rsidRPr="0019155B" w:rsidRDefault="00110155" w:rsidP="003E3E7B">
            <w:pPr>
              <w:pStyle w:val="textos-normais-pequeno"/>
            </w:pPr>
          </w:p>
        </w:tc>
      </w:tr>
      <w:tr w:rsidR="00110155" w:rsidRPr="000C1277" w14:paraId="72AB753E" w14:textId="77777777">
        <w:trPr>
          <w:cantSplit/>
        </w:trPr>
        <w:tc>
          <w:tcPr>
            <w:tcW w:w="3232" w:type="dxa"/>
          </w:tcPr>
          <w:p w14:paraId="1454D426" w14:textId="77777777" w:rsidR="00110155" w:rsidRPr="0019155B" w:rsidRDefault="00110155">
            <w:pPr>
              <w:pStyle w:val="Tituloteseautor"/>
              <w:rPr>
                <w:b w:val="0"/>
                <w:noProof w:val="0"/>
                <w:sz w:val="20"/>
                <w:lang w:val="pt-PT"/>
              </w:rPr>
            </w:pPr>
          </w:p>
        </w:tc>
        <w:tc>
          <w:tcPr>
            <w:tcW w:w="7045" w:type="dxa"/>
          </w:tcPr>
          <w:p w14:paraId="155B8289" w14:textId="77777777" w:rsidR="00110155" w:rsidRPr="0019155B" w:rsidRDefault="00110155" w:rsidP="00390B89">
            <w:pPr>
              <w:pStyle w:val="textos-normais"/>
              <w:rPr>
                <w:lang w:val="pt-PT"/>
              </w:rPr>
            </w:pPr>
          </w:p>
        </w:tc>
      </w:tr>
      <w:tr w:rsidR="00110155" w:rsidRPr="000C1277" w14:paraId="1E127D93" w14:textId="77777777">
        <w:trPr>
          <w:cantSplit/>
        </w:trPr>
        <w:tc>
          <w:tcPr>
            <w:tcW w:w="3232" w:type="dxa"/>
          </w:tcPr>
          <w:p w14:paraId="36BDC38F" w14:textId="77777777" w:rsidR="00110155" w:rsidRPr="0019155B" w:rsidRDefault="00110155">
            <w:pPr>
              <w:pStyle w:val="Tituloteseautor"/>
              <w:rPr>
                <w:b w:val="0"/>
                <w:noProof w:val="0"/>
                <w:sz w:val="20"/>
                <w:lang w:val="pt-PT"/>
              </w:rPr>
            </w:pPr>
          </w:p>
        </w:tc>
        <w:tc>
          <w:tcPr>
            <w:tcW w:w="7045" w:type="dxa"/>
          </w:tcPr>
          <w:p w14:paraId="29041E7E" w14:textId="77777777" w:rsidR="00110155" w:rsidRPr="0019155B" w:rsidRDefault="00110155" w:rsidP="003E3E7B">
            <w:pPr>
              <w:pStyle w:val="textos-normais-pequeno"/>
            </w:pPr>
          </w:p>
        </w:tc>
      </w:tr>
    </w:tbl>
    <w:p w14:paraId="466833EA" w14:textId="77777777" w:rsidR="00BD5446" w:rsidRPr="0019155B" w:rsidRDefault="00BD5446">
      <w:pPr>
        <w:rPr>
          <w:lang w:val="pt-PT"/>
        </w:rPr>
      </w:pPr>
    </w:p>
    <w:p w14:paraId="269C64BC" w14:textId="77777777" w:rsidR="00BD5446" w:rsidRPr="0019155B" w:rsidRDefault="00BD5446">
      <w:pPr>
        <w:rPr>
          <w:lang w:val="pt-PT"/>
        </w:rPr>
      </w:pPr>
    </w:p>
    <w:p w14:paraId="58D15A22" w14:textId="77777777" w:rsidR="00BD5446" w:rsidRPr="0019155B" w:rsidRDefault="00BD5446">
      <w:pPr>
        <w:rPr>
          <w:lang w:val="pt-PT"/>
        </w:rPr>
      </w:pPr>
    </w:p>
    <w:p w14:paraId="727BC262" w14:textId="77777777" w:rsidR="00357907" w:rsidRPr="0019155B" w:rsidRDefault="00BD5446">
      <w:pPr>
        <w:rPr>
          <w:lang w:val="pt-PT"/>
        </w:rPr>
      </w:pPr>
      <w:r w:rsidRPr="0019155B">
        <w:rPr>
          <w:lang w:val="pt-PT"/>
        </w:rPr>
        <w:br w:type="page"/>
      </w:r>
    </w:p>
    <w:tbl>
      <w:tblPr>
        <w:tblW w:w="0" w:type="auto"/>
        <w:tblLayout w:type="fixed"/>
        <w:tblCellMar>
          <w:left w:w="0" w:type="dxa"/>
          <w:right w:w="0" w:type="dxa"/>
        </w:tblCellMar>
        <w:tblLook w:val="0000" w:firstRow="0" w:lastRow="0" w:firstColumn="0" w:lastColumn="0" w:noHBand="0" w:noVBand="0"/>
      </w:tblPr>
      <w:tblGrid>
        <w:gridCol w:w="3232"/>
        <w:gridCol w:w="7045"/>
      </w:tblGrid>
      <w:tr w:rsidR="00BD5446" w:rsidRPr="000C1277" w14:paraId="7C65DA24" w14:textId="77777777">
        <w:trPr>
          <w:cantSplit/>
          <w:trHeight w:val="2834"/>
        </w:trPr>
        <w:tc>
          <w:tcPr>
            <w:tcW w:w="3232" w:type="dxa"/>
          </w:tcPr>
          <w:p w14:paraId="10DD295C" w14:textId="77777777" w:rsidR="00BD5446" w:rsidRPr="0019155B" w:rsidRDefault="00BD5446" w:rsidP="00390B89">
            <w:pPr>
              <w:pStyle w:val="textos-normais"/>
              <w:rPr>
                <w:lang w:val="pt-PT"/>
              </w:rPr>
            </w:pPr>
          </w:p>
        </w:tc>
        <w:tc>
          <w:tcPr>
            <w:tcW w:w="7045" w:type="dxa"/>
          </w:tcPr>
          <w:p w14:paraId="0F88565D" w14:textId="77777777" w:rsidR="00BD5446" w:rsidRPr="0019155B" w:rsidRDefault="00BD5446" w:rsidP="00390B89">
            <w:pPr>
              <w:pStyle w:val="textos-normais"/>
              <w:rPr>
                <w:lang w:val="pt-PT"/>
              </w:rPr>
            </w:pPr>
          </w:p>
        </w:tc>
      </w:tr>
      <w:tr w:rsidR="00BD5446" w:rsidRPr="000C1277" w14:paraId="3799A93C" w14:textId="77777777">
        <w:trPr>
          <w:cantSplit/>
          <w:trHeight w:val="1399"/>
        </w:trPr>
        <w:tc>
          <w:tcPr>
            <w:tcW w:w="3232" w:type="dxa"/>
          </w:tcPr>
          <w:p w14:paraId="6A6E854C" w14:textId="77777777" w:rsidR="00BD5446" w:rsidRPr="0019155B" w:rsidRDefault="00BD5446" w:rsidP="00390B89">
            <w:pPr>
              <w:pStyle w:val="textos-normais"/>
              <w:rPr>
                <w:lang w:val="pt-PT"/>
              </w:rPr>
            </w:pPr>
          </w:p>
        </w:tc>
        <w:tc>
          <w:tcPr>
            <w:tcW w:w="7045" w:type="dxa"/>
          </w:tcPr>
          <w:p w14:paraId="2CFC95F1" w14:textId="77777777" w:rsidR="00BD5446" w:rsidRPr="0019155B" w:rsidRDefault="00BD5446" w:rsidP="00390B89">
            <w:pPr>
              <w:pStyle w:val="textos-normais"/>
              <w:rPr>
                <w:lang w:val="pt-PT"/>
              </w:rPr>
            </w:pPr>
          </w:p>
          <w:p w14:paraId="71111684" w14:textId="77777777" w:rsidR="00BD5446" w:rsidRPr="0019155B" w:rsidRDefault="00BD5446" w:rsidP="00390B89">
            <w:pPr>
              <w:pStyle w:val="textos-normais"/>
              <w:rPr>
                <w:lang w:val="pt-PT"/>
              </w:rPr>
            </w:pPr>
          </w:p>
        </w:tc>
      </w:tr>
      <w:tr w:rsidR="00BD5446" w:rsidRPr="009839D4" w14:paraId="7191FE9F" w14:textId="77777777" w:rsidTr="007B2A99">
        <w:trPr>
          <w:cantSplit/>
          <w:trHeight w:val="7676"/>
        </w:trPr>
        <w:tc>
          <w:tcPr>
            <w:tcW w:w="3232" w:type="dxa"/>
          </w:tcPr>
          <w:p w14:paraId="1CFE3033" w14:textId="77777777" w:rsidR="00BD5446" w:rsidRPr="009839D4" w:rsidRDefault="006D5CD7">
            <w:pPr>
              <w:pStyle w:val="titulosnormais"/>
              <w:rPr>
                <w:snapToGrid w:val="0"/>
                <w:lang w:val="en-GB" w:eastAsia="en-US"/>
              </w:rPr>
            </w:pPr>
            <w:r>
              <w:rPr>
                <w:snapToGrid w:val="0"/>
                <w:lang w:val="en-GB" w:eastAsia="en-US"/>
              </w:rPr>
              <w:t>acknowledgements</w:t>
            </w:r>
          </w:p>
          <w:p w14:paraId="5E8BE05A" w14:textId="77777777" w:rsidR="00BD5446" w:rsidRPr="009839D4" w:rsidRDefault="00BD5446">
            <w:pPr>
              <w:pStyle w:val="Tituloteseautor"/>
              <w:rPr>
                <w:noProof w:val="0"/>
              </w:rPr>
            </w:pPr>
          </w:p>
        </w:tc>
        <w:tc>
          <w:tcPr>
            <w:tcW w:w="7045" w:type="dxa"/>
          </w:tcPr>
          <w:p w14:paraId="372AD601" w14:textId="6F49F0E5"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ins w:id="1" w:author="Diogo José Domingues Regateiro" w:date="2015-06-03T12:09:00Z">
              <w:r w:rsidR="00492D75">
                <w:rPr>
                  <w:color w:val="auto"/>
                </w:rPr>
                <w:t>h</w:t>
              </w:r>
            </w:ins>
            <w:r w:rsidRPr="00D23304">
              <w:rPr>
                <w:color w:val="auto"/>
              </w:rPr>
              <w:t xml:space="preserve">rough my studies and </w:t>
            </w:r>
            <w:r w:rsidR="002E4F46" w:rsidRPr="00D23304">
              <w:rPr>
                <w:color w:val="auto"/>
              </w:rPr>
              <w:t xml:space="preserve">during </w:t>
            </w:r>
            <w:r w:rsidRPr="00D23304">
              <w:rPr>
                <w:color w:val="auto"/>
              </w:rPr>
              <w:t xml:space="preserve">this work. </w:t>
            </w:r>
            <w:r w:rsidR="002E4F46" w:rsidRPr="00D23304">
              <w:rPr>
                <w:color w:val="auto"/>
              </w:rPr>
              <w:t>To prof. dr. sc. Óscar Pereira, my supervisor, and mr. sc. Ricardo Azevodo,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14:paraId="0160C121" w14:textId="77777777"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14:paraId="77DDBD84" w14:textId="77777777"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14:paraId="10BC6971" w14:textId="77777777" w:rsidR="00BD5446" w:rsidRPr="009839D4" w:rsidRDefault="00BD5446">
            <w:pPr>
              <w:pStyle w:val="textos-normais"/>
              <w:rPr>
                <w:rFonts w:ascii="L Helvetica Light" w:hAnsi="L Helvetica Light"/>
              </w:rPr>
            </w:pPr>
          </w:p>
          <w:p w14:paraId="2725D610" w14:textId="77777777" w:rsidR="00BD5446" w:rsidRPr="009839D4" w:rsidRDefault="00BD5446"/>
        </w:tc>
      </w:tr>
    </w:tbl>
    <w:p w14:paraId="08E21FAA" w14:textId="77777777" w:rsidR="00BD5446" w:rsidRPr="009839D4" w:rsidRDefault="00BD5446"/>
    <w:p w14:paraId="65E560A5" w14:textId="77777777" w:rsidR="00BD5446" w:rsidRPr="009839D4" w:rsidRDefault="00BD5446">
      <w:r w:rsidRPr="009839D4">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9839D4" w14:paraId="1F2EF62C" w14:textId="77777777" w:rsidTr="00D66AC1">
        <w:trPr>
          <w:cantSplit/>
          <w:trHeight w:val="1851"/>
        </w:trPr>
        <w:tc>
          <w:tcPr>
            <w:tcW w:w="3232" w:type="dxa"/>
          </w:tcPr>
          <w:p w14:paraId="2BB99A5F" w14:textId="77777777" w:rsidR="00BD5446" w:rsidRPr="009839D4" w:rsidRDefault="00BD5446">
            <w:pPr>
              <w:pStyle w:val="Tituloteseautor"/>
              <w:rPr>
                <w:noProof w:val="0"/>
              </w:rPr>
            </w:pPr>
          </w:p>
        </w:tc>
        <w:tc>
          <w:tcPr>
            <w:tcW w:w="7045" w:type="dxa"/>
          </w:tcPr>
          <w:p w14:paraId="0A63EEBB" w14:textId="77777777" w:rsidR="00BD5446" w:rsidRPr="009839D4" w:rsidRDefault="00BD5446">
            <w:pPr>
              <w:spacing w:line="258" w:lineRule="exact"/>
            </w:pPr>
          </w:p>
          <w:p w14:paraId="36CA2299" w14:textId="77777777" w:rsidR="00BD5446" w:rsidRPr="009839D4" w:rsidRDefault="00BD5446">
            <w:pPr>
              <w:spacing w:line="258" w:lineRule="exact"/>
            </w:pPr>
          </w:p>
          <w:p w14:paraId="039E16EF" w14:textId="77777777" w:rsidR="00BD5446" w:rsidRPr="009839D4" w:rsidRDefault="00BD5446">
            <w:pPr>
              <w:spacing w:line="258" w:lineRule="exact"/>
            </w:pPr>
          </w:p>
          <w:p w14:paraId="62E29003" w14:textId="77777777" w:rsidR="00BD5446" w:rsidRPr="009839D4" w:rsidRDefault="00BD5446">
            <w:pPr>
              <w:spacing w:line="258" w:lineRule="exact"/>
            </w:pPr>
          </w:p>
          <w:p w14:paraId="28BB9DFB" w14:textId="77777777" w:rsidR="00BD5446" w:rsidRPr="009839D4" w:rsidRDefault="00BD5446">
            <w:pPr>
              <w:spacing w:line="258" w:lineRule="exact"/>
            </w:pPr>
          </w:p>
          <w:p w14:paraId="40A86653" w14:textId="77777777" w:rsidR="00BD5446" w:rsidRPr="009839D4" w:rsidRDefault="00BD5446">
            <w:pPr>
              <w:spacing w:line="258" w:lineRule="exact"/>
            </w:pPr>
          </w:p>
          <w:p w14:paraId="176A4437" w14:textId="77777777" w:rsidR="00BD5446" w:rsidRPr="009839D4" w:rsidRDefault="00BD5446">
            <w:pPr>
              <w:spacing w:line="258" w:lineRule="exact"/>
            </w:pPr>
          </w:p>
          <w:p w14:paraId="62C79F16" w14:textId="77777777" w:rsidR="00BD5446" w:rsidRPr="009839D4" w:rsidRDefault="00BD5446">
            <w:pPr>
              <w:spacing w:line="258" w:lineRule="exact"/>
            </w:pPr>
          </w:p>
        </w:tc>
      </w:tr>
      <w:tr w:rsidR="009A458D" w:rsidRPr="009839D4" w14:paraId="469CF3DA" w14:textId="77777777">
        <w:trPr>
          <w:cantSplit/>
          <w:trHeight w:val="1399"/>
        </w:trPr>
        <w:tc>
          <w:tcPr>
            <w:tcW w:w="3232" w:type="dxa"/>
          </w:tcPr>
          <w:p w14:paraId="67A6AE07" w14:textId="77777777" w:rsidR="009A458D" w:rsidRPr="009839D4" w:rsidRDefault="009A458D" w:rsidP="009A458D">
            <w:pPr>
              <w:pStyle w:val="Tituloteseautor"/>
              <w:rPr>
                <w:noProof w:val="0"/>
              </w:rPr>
            </w:pPr>
          </w:p>
        </w:tc>
        <w:tc>
          <w:tcPr>
            <w:tcW w:w="7045" w:type="dxa"/>
          </w:tcPr>
          <w:p w14:paraId="006F3DA8" w14:textId="77777777" w:rsidR="009A458D" w:rsidRPr="009839D4" w:rsidRDefault="009A458D" w:rsidP="009A458D"/>
        </w:tc>
      </w:tr>
      <w:tr w:rsidR="00BD5446" w:rsidRPr="009839D4" w14:paraId="453FA16B" w14:textId="77777777">
        <w:trPr>
          <w:cantSplit/>
          <w:trHeight w:val="1399"/>
        </w:trPr>
        <w:tc>
          <w:tcPr>
            <w:tcW w:w="3232" w:type="dxa"/>
          </w:tcPr>
          <w:p w14:paraId="0E43D747" w14:textId="77777777" w:rsidR="00BD5446" w:rsidRPr="009839D4" w:rsidRDefault="00BD5446" w:rsidP="00BD5446">
            <w:pPr>
              <w:pStyle w:val="titulosnormais"/>
              <w:rPr>
                <w:snapToGrid w:val="0"/>
                <w:lang w:val="en-GB" w:eastAsia="en-US"/>
              </w:rPr>
            </w:pPr>
            <w:r w:rsidRPr="009839D4">
              <w:rPr>
                <w:snapToGrid w:val="0"/>
                <w:lang w:val="en-GB" w:eastAsia="en-US"/>
              </w:rPr>
              <w:t>palavras-chave</w:t>
            </w:r>
          </w:p>
          <w:p w14:paraId="5BA67F01" w14:textId="77777777" w:rsidR="00BD5446" w:rsidRPr="009839D4" w:rsidRDefault="00BD5446">
            <w:pPr>
              <w:pStyle w:val="Tituloteseautor"/>
              <w:rPr>
                <w:noProof w:val="0"/>
              </w:rPr>
            </w:pPr>
          </w:p>
        </w:tc>
        <w:tc>
          <w:tcPr>
            <w:tcW w:w="7045" w:type="dxa"/>
          </w:tcPr>
          <w:p w14:paraId="1D633CC1" w14:textId="77777777"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14:paraId="031E8777" w14:textId="77777777" w:rsidR="00BD5446" w:rsidRPr="009839D4" w:rsidRDefault="00BD5446" w:rsidP="00390B89">
            <w:pPr>
              <w:pStyle w:val="textos-normais"/>
            </w:pPr>
          </w:p>
        </w:tc>
      </w:tr>
      <w:tr w:rsidR="00BD5446" w:rsidRPr="009839D4" w14:paraId="3954A1C6" w14:textId="77777777" w:rsidTr="00D66AC1">
        <w:trPr>
          <w:cantSplit/>
          <w:trHeight w:val="6625"/>
        </w:trPr>
        <w:tc>
          <w:tcPr>
            <w:tcW w:w="3232" w:type="dxa"/>
          </w:tcPr>
          <w:p w14:paraId="352060C3" w14:textId="77777777" w:rsidR="002B75AA" w:rsidRPr="00D14B80" w:rsidRDefault="002B75AA" w:rsidP="002B75AA">
            <w:pPr>
              <w:pStyle w:val="titulosnormais"/>
              <w:rPr>
                <w:snapToGrid w:val="0"/>
                <w:lang w:val="en-GB" w:eastAsia="en-US"/>
              </w:rPr>
            </w:pPr>
            <w:r w:rsidRPr="00D14B80">
              <w:rPr>
                <w:snapToGrid w:val="0"/>
                <w:lang w:val="en-GB" w:eastAsia="en-US"/>
              </w:rPr>
              <w:t>resumo</w:t>
            </w:r>
          </w:p>
          <w:p w14:paraId="362CEFFB" w14:textId="77777777" w:rsidR="00BD5446" w:rsidRPr="009839D4" w:rsidRDefault="00BD5446">
            <w:pPr>
              <w:pStyle w:val="titulosnormais"/>
              <w:rPr>
                <w:snapToGrid w:val="0"/>
                <w:lang w:val="en-GB" w:eastAsia="en-US"/>
              </w:rPr>
            </w:pPr>
          </w:p>
          <w:p w14:paraId="74FF5389" w14:textId="77777777" w:rsidR="00BD5446" w:rsidRPr="009839D4" w:rsidRDefault="00BD5446">
            <w:pPr>
              <w:pStyle w:val="Tituloteseautor"/>
              <w:rPr>
                <w:noProof w:val="0"/>
              </w:rPr>
            </w:pPr>
          </w:p>
        </w:tc>
        <w:tc>
          <w:tcPr>
            <w:tcW w:w="7045" w:type="dxa"/>
          </w:tcPr>
          <w:p w14:paraId="0234A96E" w14:textId="77777777" w:rsidR="00BD5446" w:rsidRPr="009839D4" w:rsidRDefault="00BD5446" w:rsidP="00862E62">
            <w:pPr>
              <w:pStyle w:val="textos-normais"/>
              <w:jc w:val="both"/>
            </w:pPr>
          </w:p>
        </w:tc>
      </w:tr>
    </w:tbl>
    <w:p w14:paraId="7ECF0757" w14:textId="77777777" w:rsidR="00BD5446" w:rsidRPr="009839D4" w:rsidRDefault="00BD5446"/>
    <w:p w14:paraId="6759805A" w14:textId="77777777" w:rsidR="00BD5446" w:rsidRPr="009839D4" w:rsidRDefault="00BD5446">
      <w:r w:rsidRPr="009839D4">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rsidRPr="009839D4" w14:paraId="21AEEBBC" w14:textId="77777777" w:rsidTr="00390B89">
        <w:trPr>
          <w:cantSplit/>
          <w:trHeight w:val="2068"/>
        </w:trPr>
        <w:tc>
          <w:tcPr>
            <w:tcW w:w="3232" w:type="dxa"/>
          </w:tcPr>
          <w:p w14:paraId="6F9DDE53" w14:textId="77777777" w:rsidR="00BD5446" w:rsidRPr="009839D4" w:rsidRDefault="00BD5446">
            <w:pPr>
              <w:pStyle w:val="Tituloteseautor"/>
              <w:rPr>
                <w:noProof w:val="0"/>
              </w:rPr>
            </w:pPr>
          </w:p>
          <w:p w14:paraId="166709FF" w14:textId="77777777" w:rsidR="00BD5446" w:rsidRPr="009839D4" w:rsidRDefault="00BD5446">
            <w:pPr>
              <w:pStyle w:val="Tituloteseautor"/>
              <w:rPr>
                <w:noProof w:val="0"/>
              </w:rPr>
            </w:pPr>
          </w:p>
          <w:p w14:paraId="09F72839" w14:textId="77777777" w:rsidR="00BD5446" w:rsidRPr="009839D4" w:rsidRDefault="00BD5446">
            <w:pPr>
              <w:pStyle w:val="Tituloteseautor"/>
              <w:rPr>
                <w:noProof w:val="0"/>
              </w:rPr>
            </w:pPr>
          </w:p>
          <w:p w14:paraId="69CEC91A" w14:textId="77777777" w:rsidR="00BD5446" w:rsidRPr="009839D4" w:rsidRDefault="00BD5446">
            <w:pPr>
              <w:pStyle w:val="Tituloteseautor"/>
              <w:rPr>
                <w:noProof w:val="0"/>
              </w:rPr>
            </w:pPr>
          </w:p>
          <w:p w14:paraId="3D05E5B4" w14:textId="77777777" w:rsidR="00390B89" w:rsidRPr="009839D4" w:rsidRDefault="00390B89">
            <w:pPr>
              <w:pStyle w:val="Tituloteseautor"/>
              <w:rPr>
                <w:noProof w:val="0"/>
              </w:rPr>
            </w:pPr>
          </w:p>
          <w:p w14:paraId="2649FC84" w14:textId="77777777" w:rsidR="00BD5446" w:rsidRPr="009839D4" w:rsidRDefault="00BD5446">
            <w:pPr>
              <w:pStyle w:val="Tituloteseautor"/>
              <w:rPr>
                <w:noProof w:val="0"/>
              </w:rPr>
            </w:pPr>
          </w:p>
        </w:tc>
        <w:tc>
          <w:tcPr>
            <w:tcW w:w="7045" w:type="dxa"/>
          </w:tcPr>
          <w:p w14:paraId="7F690A6C" w14:textId="77777777" w:rsidR="00BD5446" w:rsidRPr="009839D4" w:rsidRDefault="00BD5446">
            <w:pPr>
              <w:spacing w:line="258" w:lineRule="exact"/>
            </w:pPr>
          </w:p>
          <w:p w14:paraId="7BC1D375" w14:textId="77777777" w:rsidR="00BD5446" w:rsidRPr="009839D4" w:rsidRDefault="00BD5446">
            <w:pPr>
              <w:spacing w:line="258" w:lineRule="exact"/>
            </w:pPr>
          </w:p>
          <w:p w14:paraId="55DA2404" w14:textId="77777777" w:rsidR="00BD5446" w:rsidRPr="009839D4" w:rsidRDefault="00BD5446">
            <w:pPr>
              <w:spacing w:line="258" w:lineRule="exact"/>
            </w:pPr>
          </w:p>
          <w:p w14:paraId="2CA498AD" w14:textId="77777777" w:rsidR="00BD5446" w:rsidRPr="009839D4" w:rsidRDefault="00BD5446">
            <w:pPr>
              <w:spacing w:line="258" w:lineRule="exact"/>
            </w:pPr>
          </w:p>
          <w:p w14:paraId="4181FBEA" w14:textId="77777777" w:rsidR="00BD5446" w:rsidRPr="009839D4" w:rsidRDefault="00BD5446">
            <w:pPr>
              <w:spacing w:line="258" w:lineRule="exact"/>
            </w:pPr>
          </w:p>
          <w:p w14:paraId="32AA1C65" w14:textId="77777777" w:rsidR="00BD5446" w:rsidRPr="009839D4" w:rsidRDefault="00BD5446">
            <w:pPr>
              <w:spacing w:line="258" w:lineRule="exact"/>
            </w:pPr>
          </w:p>
          <w:p w14:paraId="4310271B" w14:textId="77777777" w:rsidR="00BD5446" w:rsidRPr="009839D4" w:rsidRDefault="00BD5446">
            <w:pPr>
              <w:spacing w:line="258" w:lineRule="exact"/>
            </w:pPr>
          </w:p>
          <w:p w14:paraId="5DB91D89" w14:textId="77777777" w:rsidR="00BD5446" w:rsidRPr="009839D4" w:rsidRDefault="00BD5446">
            <w:pPr>
              <w:spacing w:line="258" w:lineRule="exact"/>
            </w:pPr>
          </w:p>
        </w:tc>
      </w:tr>
      <w:tr w:rsidR="009A458D" w:rsidRPr="009839D4" w14:paraId="05EE63B1" w14:textId="77777777">
        <w:trPr>
          <w:cantSplit/>
          <w:trHeight w:val="1399"/>
        </w:trPr>
        <w:tc>
          <w:tcPr>
            <w:tcW w:w="3232" w:type="dxa"/>
          </w:tcPr>
          <w:p w14:paraId="4E965267" w14:textId="77777777" w:rsidR="009A458D" w:rsidRPr="009839D4" w:rsidRDefault="009A458D" w:rsidP="009A458D">
            <w:pPr>
              <w:pStyle w:val="Tituloteseautor"/>
              <w:rPr>
                <w:noProof w:val="0"/>
              </w:rPr>
            </w:pPr>
          </w:p>
        </w:tc>
        <w:tc>
          <w:tcPr>
            <w:tcW w:w="7045" w:type="dxa"/>
          </w:tcPr>
          <w:p w14:paraId="77E421B7" w14:textId="77777777" w:rsidR="009A458D" w:rsidRPr="009839D4" w:rsidRDefault="009A458D" w:rsidP="009A458D"/>
        </w:tc>
      </w:tr>
      <w:tr w:rsidR="001263D7" w:rsidRPr="009839D4" w14:paraId="4AE70240" w14:textId="77777777">
        <w:trPr>
          <w:cantSplit/>
          <w:trHeight w:val="1399"/>
        </w:trPr>
        <w:tc>
          <w:tcPr>
            <w:tcW w:w="3232" w:type="dxa"/>
          </w:tcPr>
          <w:p w14:paraId="25733AAB" w14:textId="77777777" w:rsidR="001263D7" w:rsidRPr="009839D4" w:rsidRDefault="001263D7" w:rsidP="001263D7">
            <w:pPr>
              <w:pStyle w:val="titulosnormais"/>
              <w:rPr>
                <w:snapToGrid w:val="0"/>
                <w:lang w:val="en-GB" w:eastAsia="en-US"/>
              </w:rPr>
            </w:pPr>
            <w:r w:rsidRPr="009839D4">
              <w:rPr>
                <w:snapToGrid w:val="0"/>
                <w:lang w:val="en-GB" w:eastAsia="en-US"/>
              </w:rPr>
              <w:t>keywords</w:t>
            </w:r>
          </w:p>
          <w:p w14:paraId="509E82E5" w14:textId="77777777" w:rsidR="001263D7" w:rsidRPr="009839D4" w:rsidRDefault="001263D7" w:rsidP="001263D7">
            <w:pPr>
              <w:pStyle w:val="Tituloteseautor"/>
              <w:rPr>
                <w:noProof w:val="0"/>
              </w:rPr>
            </w:pPr>
          </w:p>
        </w:tc>
        <w:tc>
          <w:tcPr>
            <w:tcW w:w="7045" w:type="dxa"/>
          </w:tcPr>
          <w:p w14:paraId="6C105DAF" w14:textId="77777777"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14:paraId="6F05C094" w14:textId="77777777" w:rsidTr="00390B89">
        <w:trPr>
          <w:cantSplit/>
          <w:trHeight w:val="6671"/>
        </w:trPr>
        <w:tc>
          <w:tcPr>
            <w:tcW w:w="3232" w:type="dxa"/>
          </w:tcPr>
          <w:p w14:paraId="1B4E3EDF" w14:textId="77777777" w:rsidR="00BD5446" w:rsidRPr="009839D4" w:rsidRDefault="00BD5446">
            <w:pPr>
              <w:pStyle w:val="titulosnormais"/>
              <w:rPr>
                <w:snapToGrid w:val="0"/>
                <w:lang w:val="en-GB" w:eastAsia="en-US"/>
              </w:rPr>
            </w:pPr>
            <w:r w:rsidRPr="009839D4">
              <w:rPr>
                <w:snapToGrid w:val="0"/>
                <w:lang w:val="en-GB" w:eastAsia="en-US"/>
              </w:rPr>
              <w:t>abstract</w:t>
            </w:r>
          </w:p>
          <w:p w14:paraId="23CEC0E3" w14:textId="77777777" w:rsidR="00BD5446" w:rsidRPr="009839D4" w:rsidRDefault="00BD5446">
            <w:pPr>
              <w:pStyle w:val="Tituloteseautor"/>
              <w:rPr>
                <w:noProof w:val="0"/>
              </w:rPr>
            </w:pPr>
          </w:p>
        </w:tc>
        <w:tc>
          <w:tcPr>
            <w:tcW w:w="7045" w:type="dxa"/>
          </w:tcPr>
          <w:p w14:paraId="4DCA9011" w14:textId="77777777" w:rsidR="00BD5446" w:rsidRPr="009839D4" w:rsidRDefault="006D4F5B" w:rsidP="004538DF">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Access Control is a broad term that consists of several methodologies of which the most significant are: IBAC (Identity Based Access Control), RBAC (Role Based Access Control) and</w:t>
            </w:r>
            <w:del w:id="2" w:author="Diogo José Domingues Regateiro" w:date="2015-06-01T11:11:00Z">
              <w:r w:rsidDel="00EE4EEC">
                <w:delText xml:space="preserve"> </w:delText>
              </w:r>
            </w:del>
            <w:r>
              <w:t xml:space="preserve">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ins w:id="3" w:author="Diogo José Domingues Regateiro" w:date="2015-06-01T11:08:00Z">
              <w:r w:rsidR="0019155B">
                <w:t>f</w:t>
              </w:r>
            </w:ins>
            <w:del w:id="4" w:author="Diogo José Domingues Regateiro" w:date="2015-06-01T11:08:00Z">
              <w:r w:rsidDel="0019155B">
                <w:delText>r</w:delText>
              </w:r>
            </w:del>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14:paraId="4AB9D6E4" w14:textId="77777777"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14:paraId="5675BCAC" w14:textId="77777777"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14:paraId="7DD3F623" w14:textId="77777777" w:rsidR="000E5F3B" w:rsidRPr="009839D4" w:rsidRDefault="003256A7" w:rsidP="00103719">
      <w:pPr>
        <w:pStyle w:val="Heading1"/>
        <w:numPr>
          <w:ilvl w:val="0"/>
          <w:numId w:val="0"/>
        </w:numPr>
        <w:rPr>
          <w:lang w:val="en-GB"/>
        </w:rPr>
      </w:pPr>
      <w:bookmarkStart w:id="5" w:name="_Toc411863345"/>
      <w:bookmarkStart w:id="6" w:name="_Ref419557706"/>
      <w:bookmarkStart w:id="7" w:name="_Toc420893180"/>
      <w:r w:rsidRPr="009839D4">
        <w:rPr>
          <w:lang w:val="en-GB"/>
        </w:rPr>
        <w:lastRenderedPageBreak/>
        <w:t>Table of content</w:t>
      </w:r>
      <w:bookmarkEnd w:id="5"/>
      <w:bookmarkEnd w:id="6"/>
      <w:bookmarkEnd w:id="7"/>
    </w:p>
    <w:p w14:paraId="47968CE2" w14:textId="77777777" w:rsidR="00F00C50" w:rsidRDefault="00884F01">
      <w:pPr>
        <w:pStyle w:val="TOC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893180" w:history="1">
        <w:r w:rsidR="00F00C50" w:rsidRPr="00AB77C2">
          <w:rPr>
            <w:rStyle w:val="Hyperlink"/>
            <w:noProof/>
          </w:rPr>
          <w:t>Table of content</w:t>
        </w:r>
        <w:r w:rsidR="00F00C50">
          <w:rPr>
            <w:noProof/>
            <w:webHidden/>
          </w:rPr>
          <w:tab/>
        </w:r>
        <w:r w:rsidR="00F00C50">
          <w:rPr>
            <w:noProof/>
            <w:webHidden/>
          </w:rPr>
          <w:fldChar w:fldCharType="begin"/>
        </w:r>
        <w:r w:rsidR="00F00C50">
          <w:rPr>
            <w:noProof/>
            <w:webHidden/>
          </w:rPr>
          <w:instrText xml:space="preserve"> PAGEREF _Toc420893180 \h </w:instrText>
        </w:r>
        <w:r w:rsidR="00F00C50">
          <w:rPr>
            <w:noProof/>
            <w:webHidden/>
          </w:rPr>
        </w:r>
        <w:r w:rsidR="00F00C50">
          <w:rPr>
            <w:noProof/>
            <w:webHidden/>
          </w:rPr>
          <w:fldChar w:fldCharType="separate"/>
        </w:r>
        <w:r w:rsidR="004E3BB3">
          <w:rPr>
            <w:noProof/>
            <w:webHidden/>
          </w:rPr>
          <w:t>I</w:t>
        </w:r>
        <w:r w:rsidR="00F00C50">
          <w:rPr>
            <w:noProof/>
            <w:webHidden/>
          </w:rPr>
          <w:fldChar w:fldCharType="end"/>
        </w:r>
      </w:hyperlink>
    </w:p>
    <w:p w14:paraId="75A790CA" w14:textId="77777777" w:rsidR="00F00C50" w:rsidRDefault="00CB4FDC">
      <w:pPr>
        <w:pStyle w:val="TOC1"/>
        <w:rPr>
          <w:rFonts w:asciiTheme="minorHAnsi" w:eastAsiaTheme="minorEastAsia" w:hAnsiTheme="minorHAnsi" w:cstheme="minorBidi"/>
          <w:noProof/>
          <w:szCs w:val="22"/>
          <w:lang w:val="hr-HR" w:eastAsia="hr-HR"/>
        </w:rPr>
      </w:pPr>
      <w:hyperlink w:anchor="_Toc420893181" w:history="1">
        <w:r w:rsidR="00F00C50" w:rsidRPr="00AB77C2">
          <w:rPr>
            <w:rStyle w:val="Hyperlink"/>
            <w:noProof/>
          </w:rPr>
          <w:t>List of Acronyms</w:t>
        </w:r>
        <w:r w:rsidR="00F00C50">
          <w:rPr>
            <w:noProof/>
            <w:webHidden/>
          </w:rPr>
          <w:tab/>
        </w:r>
        <w:r w:rsidR="00F00C50">
          <w:rPr>
            <w:noProof/>
            <w:webHidden/>
          </w:rPr>
          <w:fldChar w:fldCharType="begin"/>
        </w:r>
        <w:r w:rsidR="00F00C50">
          <w:rPr>
            <w:noProof/>
            <w:webHidden/>
          </w:rPr>
          <w:instrText xml:space="preserve"> PAGEREF _Toc420893181 \h </w:instrText>
        </w:r>
        <w:r w:rsidR="00F00C50">
          <w:rPr>
            <w:noProof/>
            <w:webHidden/>
          </w:rPr>
        </w:r>
        <w:r w:rsidR="00F00C50">
          <w:rPr>
            <w:noProof/>
            <w:webHidden/>
          </w:rPr>
          <w:fldChar w:fldCharType="separate"/>
        </w:r>
        <w:r w:rsidR="004E3BB3">
          <w:rPr>
            <w:noProof/>
            <w:webHidden/>
          </w:rPr>
          <w:t>III</w:t>
        </w:r>
        <w:r w:rsidR="00F00C50">
          <w:rPr>
            <w:noProof/>
            <w:webHidden/>
          </w:rPr>
          <w:fldChar w:fldCharType="end"/>
        </w:r>
      </w:hyperlink>
    </w:p>
    <w:p w14:paraId="386A9BA8" w14:textId="77777777" w:rsidR="00F00C50" w:rsidRDefault="00CB4FDC">
      <w:pPr>
        <w:pStyle w:val="TOC1"/>
        <w:rPr>
          <w:rFonts w:asciiTheme="minorHAnsi" w:eastAsiaTheme="minorEastAsia" w:hAnsiTheme="minorHAnsi" w:cstheme="minorBidi"/>
          <w:noProof/>
          <w:szCs w:val="22"/>
          <w:lang w:val="hr-HR" w:eastAsia="hr-HR"/>
        </w:rPr>
      </w:pPr>
      <w:hyperlink w:anchor="_Toc420893182" w:history="1">
        <w:r w:rsidR="00F00C50" w:rsidRPr="00AB77C2">
          <w:rPr>
            <w:rStyle w:val="Hyperlink"/>
            <w:noProof/>
          </w:rPr>
          <w:t>List of figures</w:t>
        </w:r>
        <w:r w:rsidR="00F00C50">
          <w:rPr>
            <w:noProof/>
            <w:webHidden/>
          </w:rPr>
          <w:tab/>
        </w:r>
        <w:r w:rsidR="00F00C50">
          <w:rPr>
            <w:noProof/>
            <w:webHidden/>
          </w:rPr>
          <w:fldChar w:fldCharType="begin"/>
        </w:r>
        <w:r w:rsidR="00F00C50">
          <w:rPr>
            <w:noProof/>
            <w:webHidden/>
          </w:rPr>
          <w:instrText xml:space="preserve"> PAGEREF _Toc420893182 \h </w:instrText>
        </w:r>
        <w:r w:rsidR="00F00C50">
          <w:rPr>
            <w:noProof/>
            <w:webHidden/>
          </w:rPr>
        </w:r>
        <w:r w:rsidR="00F00C50">
          <w:rPr>
            <w:noProof/>
            <w:webHidden/>
          </w:rPr>
          <w:fldChar w:fldCharType="separate"/>
        </w:r>
        <w:r w:rsidR="004E3BB3">
          <w:rPr>
            <w:noProof/>
            <w:webHidden/>
          </w:rPr>
          <w:t>V</w:t>
        </w:r>
        <w:r w:rsidR="00F00C50">
          <w:rPr>
            <w:noProof/>
            <w:webHidden/>
          </w:rPr>
          <w:fldChar w:fldCharType="end"/>
        </w:r>
      </w:hyperlink>
    </w:p>
    <w:p w14:paraId="6CE242B0" w14:textId="77777777" w:rsidR="00F00C50" w:rsidRDefault="00CB4FDC">
      <w:pPr>
        <w:pStyle w:val="TOC1"/>
        <w:rPr>
          <w:rFonts w:asciiTheme="minorHAnsi" w:eastAsiaTheme="minorEastAsia" w:hAnsiTheme="minorHAnsi" w:cstheme="minorBidi"/>
          <w:noProof/>
          <w:szCs w:val="22"/>
          <w:lang w:val="hr-HR" w:eastAsia="hr-HR"/>
        </w:rPr>
      </w:pPr>
      <w:hyperlink w:anchor="_Toc420893183" w:history="1">
        <w:r w:rsidR="00F00C50" w:rsidRPr="00AB77C2">
          <w:rPr>
            <w:rStyle w:val="Hyperlink"/>
            <w:noProof/>
          </w:rPr>
          <w:t>List of tables</w:t>
        </w:r>
        <w:r w:rsidR="00F00C50">
          <w:rPr>
            <w:noProof/>
            <w:webHidden/>
          </w:rPr>
          <w:tab/>
        </w:r>
        <w:r w:rsidR="00F00C50">
          <w:rPr>
            <w:noProof/>
            <w:webHidden/>
          </w:rPr>
          <w:fldChar w:fldCharType="begin"/>
        </w:r>
        <w:r w:rsidR="00F00C50">
          <w:rPr>
            <w:noProof/>
            <w:webHidden/>
          </w:rPr>
          <w:instrText xml:space="preserve"> PAGEREF _Toc420893183 \h </w:instrText>
        </w:r>
        <w:r w:rsidR="00F00C50">
          <w:rPr>
            <w:noProof/>
            <w:webHidden/>
          </w:rPr>
        </w:r>
        <w:r w:rsidR="00F00C50">
          <w:rPr>
            <w:noProof/>
            <w:webHidden/>
          </w:rPr>
          <w:fldChar w:fldCharType="separate"/>
        </w:r>
        <w:r w:rsidR="004E3BB3">
          <w:rPr>
            <w:noProof/>
            <w:webHidden/>
          </w:rPr>
          <w:t>VI</w:t>
        </w:r>
        <w:r w:rsidR="00F00C50">
          <w:rPr>
            <w:noProof/>
            <w:webHidden/>
          </w:rPr>
          <w:fldChar w:fldCharType="end"/>
        </w:r>
      </w:hyperlink>
    </w:p>
    <w:p w14:paraId="3F253ECB" w14:textId="77777777" w:rsidR="00F00C50" w:rsidRDefault="00CB4FDC">
      <w:pPr>
        <w:pStyle w:val="TOC1"/>
        <w:rPr>
          <w:rFonts w:asciiTheme="minorHAnsi" w:eastAsiaTheme="minorEastAsia" w:hAnsiTheme="minorHAnsi" w:cstheme="minorBidi"/>
          <w:noProof/>
          <w:szCs w:val="22"/>
          <w:lang w:val="hr-HR" w:eastAsia="hr-HR"/>
        </w:rPr>
      </w:pPr>
      <w:hyperlink w:anchor="_Toc420893184" w:history="1">
        <w:r w:rsidR="00F00C50" w:rsidRPr="00AB77C2">
          <w:rPr>
            <w:rStyle w:val="Hyperlink"/>
            <w:noProof/>
          </w:rPr>
          <w:t>1</w:t>
        </w:r>
        <w:r w:rsidR="00F00C50">
          <w:rPr>
            <w:rFonts w:asciiTheme="minorHAnsi" w:eastAsiaTheme="minorEastAsia" w:hAnsiTheme="minorHAnsi" w:cstheme="minorBidi"/>
            <w:noProof/>
            <w:szCs w:val="22"/>
            <w:lang w:val="hr-HR" w:eastAsia="hr-HR"/>
          </w:rPr>
          <w:tab/>
        </w:r>
        <w:r w:rsidR="00F00C50" w:rsidRPr="00AB77C2">
          <w:rPr>
            <w:rStyle w:val="Hyperlink"/>
            <w:noProof/>
          </w:rPr>
          <w:t>Introduction</w:t>
        </w:r>
        <w:r w:rsidR="00F00C50">
          <w:rPr>
            <w:noProof/>
            <w:webHidden/>
          </w:rPr>
          <w:tab/>
        </w:r>
        <w:r w:rsidR="00F00C50">
          <w:rPr>
            <w:noProof/>
            <w:webHidden/>
          </w:rPr>
          <w:fldChar w:fldCharType="begin"/>
        </w:r>
        <w:r w:rsidR="00F00C50">
          <w:rPr>
            <w:noProof/>
            <w:webHidden/>
          </w:rPr>
          <w:instrText xml:space="preserve"> PAGEREF _Toc420893184 \h </w:instrText>
        </w:r>
        <w:r w:rsidR="00F00C50">
          <w:rPr>
            <w:noProof/>
            <w:webHidden/>
          </w:rPr>
        </w:r>
        <w:r w:rsidR="00F00C50">
          <w:rPr>
            <w:noProof/>
            <w:webHidden/>
          </w:rPr>
          <w:fldChar w:fldCharType="separate"/>
        </w:r>
        <w:r w:rsidR="004E3BB3">
          <w:rPr>
            <w:noProof/>
            <w:webHidden/>
          </w:rPr>
          <w:t>1</w:t>
        </w:r>
        <w:r w:rsidR="00F00C50">
          <w:rPr>
            <w:noProof/>
            <w:webHidden/>
          </w:rPr>
          <w:fldChar w:fldCharType="end"/>
        </w:r>
      </w:hyperlink>
    </w:p>
    <w:p w14:paraId="12E6B81B"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85" w:history="1">
        <w:r w:rsidR="00F00C50" w:rsidRPr="00AB77C2">
          <w:rPr>
            <w:rStyle w:val="Hyperlink"/>
            <w:noProof/>
            <w:snapToGrid w:val="0"/>
            <w:w w:val="0"/>
          </w:rPr>
          <w:t>1.1</w:t>
        </w:r>
        <w:r w:rsidR="00F00C50">
          <w:rPr>
            <w:rFonts w:asciiTheme="minorHAnsi" w:eastAsiaTheme="minorEastAsia" w:hAnsiTheme="minorHAnsi" w:cstheme="minorBidi"/>
            <w:noProof/>
            <w:szCs w:val="22"/>
            <w:lang w:val="hr-HR" w:eastAsia="hr-HR"/>
          </w:rPr>
          <w:tab/>
        </w:r>
        <w:r w:rsidR="00F00C50" w:rsidRPr="00AB77C2">
          <w:rPr>
            <w:rStyle w:val="Hyperlink"/>
            <w:noProof/>
          </w:rPr>
          <w:t>Dissertation description text</w:t>
        </w:r>
        <w:r w:rsidR="00F00C50">
          <w:rPr>
            <w:noProof/>
            <w:webHidden/>
          </w:rPr>
          <w:tab/>
        </w:r>
        <w:r w:rsidR="00F00C50">
          <w:rPr>
            <w:noProof/>
            <w:webHidden/>
          </w:rPr>
          <w:fldChar w:fldCharType="begin"/>
        </w:r>
        <w:r w:rsidR="00F00C50">
          <w:rPr>
            <w:noProof/>
            <w:webHidden/>
          </w:rPr>
          <w:instrText xml:space="preserve"> PAGEREF _Toc420893185 \h </w:instrText>
        </w:r>
        <w:r w:rsidR="00F00C50">
          <w:rPr>
            <w:noProof/>
            <w:webHidden/>
          </w:rPr>
        </w:r>
        <w:r w:rsidR="00F00C50">
          <w:rPr>
            <w:noProof/>
            <w:webHidden/>
          </w:rPr>
          <w:fldChar w:fldCharType="separate"/>
        </w:r>
        <w:r w:rsidR="004E3BB3">
          <w:rPr>
            <w:noProof/>
            <w:webHidden/>
          </w:rPr>
          <w:t>2</w:t>
        </w:r>
        <w:r w:rsidR="00F00C50">
          <w:rPr>
            <w:noProof/>
            <w:webHidden/>
          </w:rPr>
          <w:fldChar w:fldCharType="end"/>
        </w:r>
      </w:hyperlink>
    </w:p>
    <w:p w14:paraId="3831ACCA"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86" w:history="1">
        <w:r w:rsidR="00F00C50" w:rsidRPr="00AB77C2">
          <w:rPr>
            <w:rStyle w:val="Hyperlink"/>
            <w:noProof/>
            <w:snapToGrid w:val="0"/>
            <w:w w:val="0"/>
          </w:rPr>
          <w:t>1.2</w:t>
        </w:r>
        <w:r w:rsidR="00F00C50">
          <w:rPr>
            <w:rFonts w:asciiTheme="minorHAnsi" w:eastAsiaTheme="minorEastAsia" w:hAnsiTheme="minorHAnsi" w:cstheme="minorBidi"/>
            <w:noProof/>
            <w:szCs w:val="22"/>
            <w:lang w:val="hr-HR" w:eastAsia="hr-HR"/>
          </w:rPr>
          <w:tab/>
        </w:r>
        <w:r w:rsidR="00F00C50" w:rsidRPr="00AB77C2">
          <w:rPr>
            <w:rStyle w:val="Hyperlink"/>
            <w:noProof/>
          </w:rPr>
          <w:t>Problem formulation/description</w:t>
        </w:r>
        <w:r w:rsidR="00F00C50">
          <w:rPr>
            <w:noProof/>
            <w:webHidden/>
          </w:rPr>
          <w:tab/>
        </w:r>
        <w:r w:rsidR="00F00C50">
          <w:rPr>
            <w:noProof/>
            <w:webHidden/>
          </w:rPr>
          <w:fldChar w:fldCharType="begin"/>
        </w:r>
        <w:r w:rsidR="00F00C50">
          <w:rPr>
            <w:noProof/>
            <w:webHidden/>
          </w:rPr>
          <w:instrText xml:space="preserve"> PAGEREF _Toc420893186 \h </w:instrText>
        </w:r>
        <w:r w:rsidR="00F00C50">
          <w:rPr>
            <w:noProof/>
            <w:webHidden/>
          </w:rPr>
        </w:r>
        <w:r w:rsidR="00F00C50">
          <w:rPr>
            <w:noProof/>
            <w:webHidden/>
          </w:rPr>
          <w:fldChar w:fldCharType="separate"/>
        </w:r>
        <w:r w:rsidR="004E3BB3">
          <w:rPr>
            <w:noProof/>
            <w:webHidden/>
          </w:rPr>
          <w:t>3</w:t>
        </w:r>
        <w:r w:rsidR="00F00C50">
          <w:rPr>
            <w:noProof/>
            <w:webHidden/>
          </w:rPr>
          <w:fldChar w:fldCharType="end"/>
        </w:r>
      </w:hyperlink>
    </w:p>
    <w:p w14:paraId="64BE9813"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87" w:history="1">
        <w:r w:rsidR="00F00C50" w:rsidRPr="00AB77C2">
          <w:rPr>
            <w:rStyle w:val="Hyperlink"/>
            <w:noProof/>
            <w:snapToGrid w:val="0"/>
            <w:w w:val="0"/>
          </w:rPr>
          <w:t>1.3</w:t>
        </w:r>
        <w:r w:rsidR="00F00C50">
          <w:rPr>
            <w:rFonts w:asciiTheme="minorHAnsi" w:eastAsiaTheme="minorEastAsia" w:hAnsiTheme="minorHAnsi" w:cstheme="minorBidi"/>
            <w:noProof/>
            <w:szCs w:val="22"/>
            <w:lang w:val="hr-HR" w:eastAsia="hr-HR"/>
          </w:rPr>
          <w:tab/>
        </w:r>
        <w:r w:rsidR="00F00C50" w:rsidRPr="00AB77C2">
          <w:rPr>
            <w:rStyle w:val="Hyperlink"/>
            <w:noProof/>
          </w:rPr>
          <w:t>Proposed solution</w:t>
        </w:r>
        <w:r w:rsidR="00F00C50">
          <w:rPr>
            <w:noProof/>
            <w:webHidden/>
          </w:rPr>
          <w:tab/>
        </w:r>
        <w:r w:rsidR="00F00C50">
          <w:rPr>
            <w:noProof/>
            <w:webHidden/>
          </w:rPr>
          <w:fldChar w:fldCharType="begin"/>
        </w:r>
        <w:r w:rsidR="00F00C50">
          <w:rPr>
            <w:noProof/>
            <w:webHidden/>
          </w:rPr>
          <w:instrText xml:space="preserve"> PAGEREF _Toc420893187 \h </w:instrText>
        </w:r>
        <w:r w:rsidR="00F00C50">
          <w:rPr>
            <w:noProof/>
            <w:webHidden/>
          </w:rPr>
        </w:r>
        <w:r w:rsidR="00F00C50">
          <w:rPr>
            <w:noProof/>
            <w:webHidden/>
          </w:rPr>
          <w:fldChar w:fldCharType="separate"/>
        </w:r>
        <w:r w:rsidR="004E3BB3">
          <w:rPr>
            <w:noProof/>
            <w:webHidden/>
          </w:rPr>
          <w:t>4</w:t>
        </w:r>
        <w:r w:rsidR="00F00C50">
          <w:rPr>
            <w:noProof/>
            <w:webHidden/>
          </w:rPr>
          <w:fldChar w:fldCharType="end"/>
        </w:r>
      </w:hyperlink>
    </w:p>
    <w:p w14:paraId="7EDCF0CF"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88" w:history="1">
        <w:r w:rsidR="00F00C50" w:rsidRPr="00AB77C2">
          <w:rPr>
            <w:rStyle w:val="Hyperlink"/>
            <w:noProof/>
            <w:snapToGrid w:val="0"/>
            <w:w w:val="0"/>
          </w:rPr>
          <w:t>1.4</w:t>
        </w:r>
        <w:r w:rsidR="00F00C50">
          <w:rPr>
            <w:rFonts w:asciiTheme="minorHAnsi" w:eastAsiaTheme="minorEastAsia" w:hAnsiTheme="minorHAnsi" w:cstheme="minorBidi"/>
            <w:noProof/>
            <w:szCs w:val="22"/>
            <w:lang w:val="hr-HR" w:eastAsia="hr-HR"/>
          </w:rPr>
          <w:tab/>
        </w:r>
        <w:r w:rsidR="00F00C50" w:rsidRPr="00AB77C2">
          <w:rPr>
            <w:rStyle w:val="Hyperlink"/>
            <w:noProof/>
          </w:rPr>
          <w:t>Development environment and technologies used</w:t>
        </w:r>
        <w:r w:rsidR="00F00C50">
          <w:rPr>
            <w:noProof/>
            <w:webHidden/>
          </w:rPr>
          <w:tab/>
        </w:r>
        <w:r w:rsidR="00F00C50">
          <w:rPr>
            <w:noProof/>
            <w:webHidden/>
          </w:rPr>
          <w:fldChar w:fldCharType="begin"/>
        </w:r>
        <w:r w:rsidR="00F00C50">
          <w:rPr>
            <w:noProof/>
            <w:webHidden/>
          </w:rPr>
          <w:instrText xml:space="preserve"> PAGEREF _Toc420893188 \h </w:instrText>
        </w:r>
        <w:r w:rsidR="00F00C50">
          <w:rPr>
            <w:noProof/>
            <w:webHidden/>
          </w:rPr>
        </w:r>
        <w:r w:rsidR="00F00C50">
          <w:rPr>
            <w:noProof/>
            <w:webHidden/>
          </w:rPr>
          <w:fldChar w:fldCharType="separate"/>
        </w:r>
        <w:r w:rsidR="004E3BB3">
          <w:rPr>
            <w:noProof/>
            <w:webHidden/>
          </w:rPr>
          <w:t>5</w:t>
        </w:r>
        <w:r w:rsidR="00F00C50">
          <w:rPr>
            <w:noProof/>
            <w:webHidden/>
          </w:rPr>
          <w:fldChar w:fldCharType="end"/>
        </w:r>
      </w:hyperlink>
    </w:p>
    <w:p w14:paraId="7D0F2237"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89" w:history="1">
        <w:r w:rsidR="00F00C50" w:rsidRPr="00AB77C2">
          <w:rPr>
            <w:rStyle w:val="Hyperlink"/>
            <w:noProof/>
            <w:snapToGrid w:val="0"/>
            <w:w w:val="0"/>
          </w:rPr>
          <w:t>1.5</w:t>
        </w:r>
        <w:r w:rsidR="00F00C50">
          <w:rPr>
            <w:rFonts w:asciiTheme="minorHAnsi" w:eastAsiaTheme="minorEastAsia" w:hAnsiTheme="minorHAnsi" w:cstheme="minorBidi"/>
            <w:noProof/>
            <w:szCs w:val="22"/>
            <w:lang w:val="hr-HR" w:eastAsia="hr-HR"/>
          </w:rPr>
          <w:tab/>
        </w:r>
        <w:r w:rsidR="00F00C50" w:rsidRPr="00AB77C2">
          <w:rPr>
            <w:rStyle w:val="Hyperlink"/>
            <w:noProof/>
          </w:rPr>
          <w:t>Dissertation structure</w:t>
        </w:r>
        <w:r w:rsidR="00F00C50">
          <w:rPr>
            <w:noProof/>
            <w:webHidden/>
          </w:rPr>
          <w:tab/>
        </w:r>
        <w:r w:rsidR="00F00C50">
          <w:rPr>
            <w:noProof/>
            <w:webHidden/>
          </w:rPr>
          <w:fldChar w:fldCharType="begin"/>
        </w:r>
        <w:r w:rsidR="00F00C50">
          <w:rPr>
            <w:noProof/>
            <w:webHidden/>
          </w:rPr>
          <w:instrText xml:space="preserve"> PAGEREF _Toc420893189 \h </w:instrText>
        </w:r>
        <w:r w:rsidR="00F00C50">
          <w:rPr>
            <w:noProof/>
            <w:webHidden/>
          </w:rPr>
        </w:r>
        <w:r w:rsidR="00F00C50">
          <w:rPr>
            <w:noProof/>
            <w:webHidden/>
          </w:rPr>
          <w:fldChar w:fldCharType="separate"/>
        </w:r>
        <w:r w:rsidR="004E3BB3">
          <w:rPr>
            <w:noProof/>
            <w:webHidden/>
          </w:rPr>
          <w:t>5</w:t>
        </w:r>
        <w:r w:rsidR="00F00C50">
          <w:rPr>
            <w:noProof/>
            <w:webHidden/>
          </w:rPr>
          <w:fldChar w:fldCharType="end"/>
        </w:r>
      </w:hyperlink>
    </w:p>
    <w:p w14:paraId="48A0A346" w14:textId="77777777" w:rsidR="00F00C50" w:rsidRDefault="00CB4FDC">
      <w:pPr>
        <w:pStyle w:val="TOC1"/>
        <w:rPr>
          <w:rFonts w:asciiTheme="minorHAnsi" w:eastAsiaTheme="minorEastAsia" w:hAnsiTheme="minorHAnsi" w:cstheme="minorBidi"/>
          <w:noProof/>
          <w:szCs w:val="22"/>
          <w:lang w:val="hr-HR" w:eastAsia="hr-HR"/>
        </w:rPr>
      </w:pPr>
      <w:hyperlink w:anchor="_Toc420893190" w:history="1">
        <w:r w:rsidR="00F00C50" w:rsidRPr="00AB77C2">
          <w:rPr>
            <w:rStyle w:val="Hyperlink"/>
            <w:noProof/>
          </w:rPr>
          <w:t>2</w:t>
        </w:r>
        <w:r w:rsidR="00F00C50">
          <w:rPr>
            <w:rFonts w:asciiTheme="minorHAnsi" w:eastAsiaTheme="minorEastAsia" w:hAnsiTheme="minorHAnsi" w:cstheme="minorBidi"/>
            <w:noProof/>
            <w:szCs w:val="22"/>
            <w:lang w:val="hr-HR" w:eastAsia="hr-HR"/>
          </w:rPr>
          <w:tab/>
        </w:r>
        <w:r w:rsidR="00F00C50" w:rsidRPr="00AB77C2">
          <w:rPr>
            <w:rStyle w:val="Hyperlink"/>
            <w:noProof/>
          </w:rPr>
          <w:t>State of the art</w:t>
        </w:r>
        <w:r w:rsidR="00F00C50">
          <w:rPr>
            <w:noProof/>
            <w:webHidden/>
          </w:rPr>
          <w:tab/>
        </w:r>
        <w:r w:rsidR="00F00C50">
          <w:rPr>
            <w:noProof/>
            <w:webHidden/>
          </w:rPr>
          <w:fldChar w:fldCharType="begin"/>
        </w:r>
        <w:r w:rsidR="00F00C50">
          <w:rPr>
            <w:noProof/>
            <w:webHidden/>
          </w:rPr>
          <w:instrText xml:space="preserve"> PAGEREF _Toc420893190 \h </w:instrText>
        </w:r>
        <w:r w:rsidR="00F00C50">
          <w:rPr>
            <w:noProof/>
            <w:webHidden/>
          </w:rPr>
        </w:r>
        <w:r w:rsidR="00F00C50">
          <w:rPr>
            <w:noProof/>
            <w:webHidden/>
          </w:rPr>
          <w:fldChar w:fldCharType="separate"/>
        </w:r>
        <w:r w:rsidR="004E3BB3">
          <w:rPr>
            <w:noProof/>
            <w:webHidden/>
          </w:rPr>
          <w:t>7</w:t>
        </w:r>
        <w:r w:rsidR="00F00C50">
          <w:rPr>
            <w:noProof/>
            <w:webHidden/>
          </w:rPr>
          <w:fldChar w:fldCharType="end"/>
        </w:r>
      </w:hyperlink>
    </w:p>
    <w:p w14:paraId="55A481AE"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91" w:history="1">
        <w:r w:rsidR="00F00C50" w:rsidRPr="00AB77C2">
          <w:rPr>
            <w:rStyle w:val="Hyperlink"/>
            <w:noProof/>
            <w:snapToGrid w:val="0"/>
            <w:w w:val="0"/>
          </w:rPr>
          <w:t>2.1</w:t>
        </w:r>
        <w:r w:rsidR="00F00C50">
          <w:rPr>
            <w:rFonts w:asciiTheme="minorHAnsi" w:eastAsiaTheme="minorEastAsia" w:hAnsiTheme="minorHAnsi" w:cstheme="minorBidi"/>
            <w:noProof/>
            <w:szCs w:val="22"/>
            <w:lang w:val="hr-HR" w:eastAsia="hr-HR"/>
          </w:rPr>
          <w:tab/>
        </w:r>
        <w:r w:rsidR="00F00C50" w:rsidRPr="00AB77C2">
          <w:rPr>
            <w:rStyle w:val="Hyperlink"/>
            <w:noProof/>
          </w:rPr>
          <w:t>Access Control</w:t>
        </w:r>
        <w:r w:rsidR="00F00C50">
          <w:rPr>
            <w:noProof/>
            <w:webHidden/>
          </w:rPr>
          <w:tab/>
        </w:r>
        <w:r w:rsidR="00F00C50">
          <w:rPr>
            <w:noProof/>
            <w:webHidden/>
          </w:rPr>
          <w:fldChar w:fldCharType="begin"/>
        </w:r>
        <w:r w:rsidR="00F00C50">
          <w:rPr>
            <w:noProof/>
            <w:webHidden/>
          </w:rPr>
          <w:instrText xml:space="preserve"> PAGEREF _Toc420893191 \h </w:instrText>
        </w:r>
        <w:r w:rsidR="00F00C50">
          <w:rPr>
            <w:noProof/>
            <w:webHidden/>
          </w:rPr>
        </w:r>
        <w:r w:rsidR="00F00C50">
          <w:rPr>
            <w:noProof/>
            <w:webHidden/>
          </w:rPr>
          <w:fldChar w:fldCharType="separate"/>
        </w:r>
        <w:r w:rsidR="004E3BB3">
          <w:rPr>
            <w:noProof/>
            <w:webHidden/>
          </w:rPr>
          <w:t>7</w:t>
        </w:r>
        <w:r w:rsidR="00F00C50">
          <w:rPr>
            <w:noProof/>
            <w:webHidden/>
          </w:rPr>
          <w:fldChar w:fldCharType="end"/>
        </w:r>
      </w:hyperlink>
    </w:p>
    <w:p w14:paraId="230FD478"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192" w:history="1">
        <w:r w:rsidR="00F00C50" w:rsidRPr="00AB77C2">
          <w:rPr>
            <w:rStyle w:val="Hyperlink"/>
            <w:noProof/>
          </w:rPr>
          <w:t>2.1.1</w:t>
        </w:r>
        <w:r w:rsidR="00F00C50">
          <w:rPr>
            <w:rFonts w:asciiTheme="minorHAnsi" w:eastAsiaTheme="minorEastAsia" w:hAnsiTheme="minorHAnsi" w:cstheme="minorBidi"/>
            <w:noProof/>
            <w:szCs w:val="22"/>
            <w:lang w:val="hr-HR" w:eastAsia="hr-HR"/>
          </w:rPr>
          <w:tab/>
        </w:r>
        <w:r w:rsidR="00F00C50" w:rsidRPr="00AB77C2">
          <w:rPr>
            <w:rStyle w:val="Hyperlink"/>
            <w:noProof/>
          </w:rPr>
          <w:t>Types of access control</w:t>
        </w:r>
        <w:r w:rsidR="00F00C50">
          <w:rPr>
            <w:noProof/>
            <w:webHidden/>
          </w:rPr>
          <w:tab/>
        </w:r>
        <w:r w:rsidR="00F00C50">
          <w:rPr>
            <w:noProof/>
            <w:webHidden/>
          </w:rPr>
          <w:fldChar w:fldCharType="begin"/>
        </w:r>
        <w:r w:rsidR="00F00C50">
          <w:rPr>
            <w:noProof/>
            <w:webHidden/>
          </w:rPr>
          <w:instrText xml:space="preserve"> PAGEREF _Toc420893192 \h </w:instrText>
        </w:r>
        <w:r w:rsidR="00F00C50">
          <w:rPr>
            <w:noProof/>
            <w:webHidden/>
          </w:rPr>
        </w:r>
        <w:r w:rsidR="00F00C50">
          <w:rPr>
            <w:noProof/>
            <w:webHidden/>
          </w:rPr>
          <w:fldChar w:fldCharType="separate"/>
        </w:r>
        <w:r w:rsidR="004E3BB3">
          <w:rPr>
            <w:noProof/>
            <w:webHidden/>
          </w:rPr>
          <w:t>8</w:t>
        </w:r>
        <w:r w:rsidR="00F00C50">
          <w:rPr>
            <w:noProof/>
            <w:webHidden/>
          </w:rPr>
          <w:fldChar w:fldCharType="end"/>
        </w:r>
      </w:hyperlink>
    </w:p>
    <w:p w14:paraId="3156B46B"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193" w:history="1">
        <w:r w:rsidR="00F00C50" w:rsidRPr="00AB77C2">
          <w:rPr>
            <w:rStyle w:val="Hyperlink"/>
            <w:noProof/>
          </w:rPr>
          <w:t>2.1.2</w:t>
        </w:r>
        <w:r w:rsidR="00F00C50">
          <w:rPr>
            <w:rFonts w:asciiTheme="minorHAnsi" w:eastAsiaTheme="minorEastAsia" w:hAnsiTheme="minorHAnsi" w:cstheme="minorBidi"/>
            <w:noProof/>
            <w:szCs w:val="22"/>
            <w:lang w:val="hr-HR" w:eastAsia="hr-HR"/>
          </w:rPr>
          <w:tab/>
        </w:r>
        <w:r w:rsidR="00F00C50" w:rsidRPr="00AB77C2">
          <w:rPr>
            <w:rStyle w:val="Hyperlink"/>
            <w:noProof/>
          </w:rPr>
          <w:t>OASIS, XACML and JSON</w:t>
        </w:r>
        <w:r w:rsidR="00F00C50">
          <w:rPr>
            <w:noProof/>
            <w:webHidden/>
          </w:rPr>
          <w:tab/>
        </w:r>
        <w:r w:rsidR="00F00C50">
          <w:rPr>
            <w:noProof/>
            <w:webHidden/>
          </w:rPr>
          <w:fldChar w:fldCharType="begin"/>
        </w:r>
        <w:r w:rsidR="00F00C50">
          <w:rPr>
            <w:noProof/>
            <w:webHidden/>
          </w:rPr>
          <w:instrText xml:space="preserve"> PAGEREF _Toc420893193 \h </w:instrText>
        </w:r>
        <w:r w:rsidR="00F00C50">
          <w:rPr>
            <w:noProof/>
            <w:webHidden/>
          </w:rPr>
        </w:r>
        <w:r w:rsidR="00F00C50">
          <w:rPr>
            <w:noProof/>
            <w:webHidden/>
          </w:rPr>
          <w:fldChar w:fldCharType="separate"/>
        </w:r>
        <w:r w:rsidR="004E3BB3">
          <w:rPr>
            <w:noProof/>
            <w:webHidden/>
          </w:rPr>
          <w:t>12</w:t>
        </w:r>
        <w:r w:rsidR="00F00C50">
          <w:rPr>
            <w:noProof/>
            <w:webHidden/>
          </w:rPr>
          <w:fldChar w:fldCharType="end"/>
        </w:r>
      </w:hyperlink>
    </w:p>
    <w:p w14:paraId="665448E2"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94" w:history="1">
        <w:r w:rsidR="00F00C50" w:rsidRPr="00AB77C2">
          <w:rPr>
            <w:rStyle w:val="Hyperlink"/>
            <w:noProof/>
            <w:snapToGrid w:val="0"/>
            <w:w w:val="0"/>
          </w:rPr>
          <w:t>2.2</w:t>
        </w:r>
        <w:r w:rsidR="00F00C50">
          <w:rPr>
            <w:rFonts w:asciiTheme="minorHAnsi" w:eastAsiaTheme="minorEastAsia" w:hAnsiTheme="minorHAnsi" w:cstheme="minorBidi"/>
            <w:noProof/>
            <w:szCs w:val="22"/>
            <w:lang w:val="hr-HR" w:eastAsia="hr-HR"/>
          </w:rPr>
          <w:tab/>
        </w:r>
        <w:r w:rsidR="00F00C50" w:rsidRPr="00AB77C2">
          <w:rPr>
            <w:rStyle w:val="Hyperlink"/>
            <w:noProof/>
          </w:rPr>
          <w:t>The Internet of Things (IoT)</w:t>
        </w:r>
        <w:r w:rsidR="00F00C50">
          <w:rPr>
            <w:noProof/>
            <w:webHidden/>
          </w:rPr>
          <w:tab/>
        </w:r>
        <w:r w:rsidR="00F00C50">
          <w:rPr>
            <w:noProof/>
            <w:webHidden/>
          </w:rPr>
          <w:fldChar w:fldCharType="begin"/>
        </w:r>
        <w:r w:rsidR="00F00C50">
          <w:rPr>
            <w:noProof/>
            <w:webHidden/>
          </w:rPr>
          <w:instrText xml:space="preserve"> PAGEREF _Toc420893194 \h </w:instrText>
        </w:r>
        <w:r w:rsidR="00F00C50">
          <w:rPr>
            <w:noProof/>
            <w:webHidden/>
          </w:rPr>
        </w:r>
        <w:r w:rsidR="00F00C50">
          <w:rPr>
            <w:noProof/>
            <w:webHidden/>
          </w:rPr>
          <w:fldChar w:fldCharType="separate"/>
        </w:r>
        <w:r w:rsidR="004E3BB3">
          <w:rPr>
            <w:noProof/>
            <w:webHidden/>
          </w:rPr>
          <w:t>17</w:t>
        </w:r>
        <w:r w:rsidR="00F00C50">
          <w:rPr>
            <w:noProof/>
            <w:webHidden/>
          </w:rPr>
          <w:fldChar w:fldCharType="end"/>
        </w:r>
      </w:hyperlink>
    </w:p>
    <w:p w14:paraId="4A7CE20A"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95" w:history="1">
        <w:r w:rsidR="00F00C50" w:rsidRPr="00AB77C2">
          <w:rPr>
            <w:rStyle w:val="Hyperlink"/>
            <w:noProof/>
            <w:snapToGrid w:val="0"/>
            <w:w w:val="0"/>
          </w:rPr>
          <w:t>2.3</w:t>
        </w:r>
        <w:r w:rsidR="00F00C50">
          <w:rPr>
            <w:rFonts w:asciiTheme="minorHAnsi" w:eastAsiaTheme="minorEastAsia" w:hAnsiTheme="minorHAnsi" w:cstheme="minorBidi"/>
            <w:noProof/>
            <w:szCs w:val="22"/>
            <w:lang w:val="hr-HR" w:eastAsia="hr-HR"/>
          </w:rPr>
          <w:tab/>
        </w:r>
        <w:r w:rsidR="00F00C50" w:rsidRPr="00AB77C2">
          <w:rPr>
            <w:rStyle w:val="Hyperlink"/>
            <w:noProof/>
          </w:rPr>
          <w:t>Machine to Machine communication (M2M)</w:t>
        </w:r>
        <w:r w:rsidR="00F00C50">
          <w:rPr>
            <w:noProof/>
            <w:webHidden/>
          </w:rPr>
          <w:tab/>
        </w:r>
        <w:r w:rsidR="00F00C50">
          <w:rPr>
            <w:noProof/>
            <w:webHidden/>
          </w:rPr>
          <w:fldChar w:fldCharType="begin"/>
        </w:r>
        <w:r w:rsidR="00F00C50">
          <w:rPr>
            <w:noProof/>
            <w:webHidden/>
          </w:rPr>
          <w:instrText xml:space="preserve"> PAGEREF _Toc420893195 \h </w:instrText>
        </w:r>
        <w:r w:rsidR="00F00C50">
          <w:rPr>
            <w:noProof/>
            <w:webHidden/>
          </w:rPr>
        </w:r>
        <w:r w:rsidR="00F00C50">
          <w:rPr>
            <w:noProof/>
            <w:webHidden/>
          </w:rPr>
          <w:fldChar w:fldCharType="separate"/>
        </w:r>
        <w:r w:rsidR="004E3BB3">
          <w:rPr>
            <w:noProof/>
            <w:webHidden/>
          </w:rPr>
          <w:t>20</w:t>
        </w:r>
        <w:r w:rsidR="00F00C50">
          <w:rPr>
            <w:noProof/>
            <w:webHidden/>
          </w:rPr>
          <w:fldChar w:fldCharType="end"/>
        </w:r>
      </w:hyperlink>
    </w:p>
    <w:p w14:paraId="33F86E9A"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96" w:history="1">
        <w:r w:rsidR="00F00C50" w:rsidRPr="00AB77C2">
          <w:rPr>
            <w:rStyle w:val="Hyperlink"/>
            <w:noProof/>
            <w:snapToGrid w:val="0"/>
            <w:w w:val="0"/>
          </w:rPr>
          <w:t>2.4</w:t>
        </w:r>
        <w:r w:rsidR="00F00C50">
          <w:rPr>
            <w:rFonts w:asciiTheme="minorHAnsi" w:eastAsiaTheme="minorEastAsia" w:hAnsiTheme="minorHAnsi" w:cstheme="minorBidi"/>
            <w:noProof/>
            <w:szCs w:val="22"/>
            <w:lang w:val="hr-HR" w:eastAsia="hr-HR"/>
          </w:rPr>
          <w:tab/>
        </w:r>
        <w:r w:rsidR="00F00C50" w:rsidRPr="00AB77C2">
          <w:rPr>
            <w:rStyle w:val="Hyperlink"/>
            <w:noProof/>
          </w:rPr>
          <w:t>Big Data</w:t>
        </w:r>
        <w:r w:rsidR="00F00C50">
          <w:rPr>
            <w:noProof/>
            <w:webHidden/>
          </w:rPr>
          <w:tab/>
        </w:r>
        <w:r w:rsidR="00F00C50">
          <w:rPr>
            <w:noProof/>
            <w:webHidden/>
          </w:rPr>
          <w:fldChar w:fldCharType="begin"/>
        </w:r>
        <w:r w:rsidR="00F00C50">
          <w:rPr>
            <w:noProof/>
            <w:webHidden/>
          </w:rPr>
          <w:instrText xml:space="preserve"> PAGEREF _Toc420893196 \h </w:instrText>
        </w:r>
        <w:r w:rsidR="00F00C50">
          <w:rPr>
            <w:noProof/>
            <w:webHidden/>
          </w:rPr>
        </w:r>
        <w:r w:rsidR="00F00C50">
          <w:rPr>
            <w:noProof/>
            <w:webHidden/>
          </w:rPr>
          <w:fldChar w:fldCharType="separate"/>
        </w:r>
        <w:r w:rsidR="004E3BB3">
          <w:rPr>
            <w:noProof/>
            <w:webHidden/>
          </w:rPr>
          <w:t>21</w:t>
        </w:r>
        <w:r w:rsidR="00F00C50">
          <w:rPr>
            <w:noProof/>
            <w:webHidden/>
          </w:rPr>
          <w:fldChar w:fldCharType="end"/>
        </w:r>
      </w:hyperlink>
    </w:p>
    <w:p w14:paraId="5CB7E309"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197" w:history="1">
        <w:r w:rsidR="00F00C50" w:rsidRPr="00AB77C2">
          <w:rPr>
            <w:rStyle w:val="Hyperlink"/>
            <w:noProof/>
            <w:snapToGrid w:val="0"/>
            <w:w w:val="0"/>
          </w:rPr>
          <w:t>2.5</w:t>
        </w:r>
        <w:r w:rsidR="00F00C50">
          <w:rPr>
            <w:rFonts w:asciiTheme="minorHAnsi" w:eastAsiaTheme="minorEastAsia" w:hAnsiTheme="minorHAnsi" w:cstheme="minorBidi"/>
            <w:noProof/>
            <w:szCs w:val="22"/>
            <w:lang w:val="hr-HR" w:eastAsia="hr-HR"/>
          </w:rPr>
          <w:tab/>
        </w:r>
        <w:r w:rsidR="00F00C50" w:rsidRPr="00AB77C2">
          <w:rPr>
            <w:rStyle w:val="Hyperlink"/>
            <w:noProof/>
          </w:rPr>
          <w:t>NoSQL</w:t>
        </w:r>
        <w:r w:rsidR="00F00C50">
          <w:rPr>
            <w:noProof/>
            <w:webHidden/>
          </w:rPr>
          <w:tab/>
        </w:r>
        <w:r w:rsidR="00F00C50">
          <w:rPr>
            <w:noProof/>
            <w:webHidden/>
          </w:rPr>
          <w:fldChar w:fldCharType="begin"/>
        </w:r>
        <w:r w:rsidR="00F00C50">
          <w:rPr>
            <w:noProof/>
            <w:webHidden/>
          </w:rPr>
          <w:instrText xml:space="preserve"> PAGEREF _Toc420893197 \h </w:instrText>
        </w:r>
        <w:r w:rsidR="00F00C50">
          <w:rPr>
            <w:noProof/>
            <w:webHidden/>
          </w:rPr>
        </w:r>
        <w:r w:rsidR="00F00C50">
          <w:rPr>
            <w:noProof/>
            <w:webHidden/>
          </w:rPr>
          <w:fldChar w:fldCharType="separate"/>
        </w:r>
        <w:r w:rsidR="004E3BB3">
          <w:rPr>
            <w:noProof/>
            <w:webHidden/>
          </w:rPr>
          <w:t>22</w:t>
        </w:r>
        <w:r w:rsidR="00F00C50">
          <w:rPr>
            <w:noProof/>
            <w:webHidden/>
          </w:rPr>
          <w:fldChar w:fldCharType="end"/>
        </w:r>
      </w:hyperlink>
    </w:p>
    <w:p w14:paraId="158DA8FD"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198" w:history="1">
        <w:r w:rsidR="00F00C50" w:rsidRPr="00AB77C2">
          <w:rPr>
            <w:rStyle w:val="Hyperlink"/>
            <w:noProof/>
          </w:rPr>
          <w:t>2.5.1</w:t>
        </w:r>
        <w:r w:rsidR="00F00C50">
          <w:rPr>
            <w:rFonts w:asciiTheme="minorHAnsi" w:eastAsiaTheme="minorEastAsia" w:hAnsiTheme="minorHAnsi" w:cstheme="minorBidi"/>
            <w:noProof/>
            <w:szCs w:val="22"/>
            <w:lang w:val="hr-HR" w:eastAsia="hr-HR"/>
          </w:rPr>
          <w:tab/>
        </w:r>
        <w:r w:rsidR="00F00C50" w:rsidRPr="00AB77C2">
          <w:rPr>
            <w:rStyle w:val="Hyperlink"/>
            <w:noProof/>
          </w:rPr>
          <w:t>Types of NoSQL databases</w:t>
        </w:r>
        <w:r w:rsidR="00F00C50">
          <w:rPr>
            <w:noProof/>
            <w:webHidden/>
          </w:rPr>
          <w:tab/>
        </w:r>
        <w:r w:rsidR="00F00C50">
          <w:rPr>
            <w:noProof/>
            <w:webHidden/>
          </w:rPr>
          <w:fldChar w:fldCharType="begin"/>
        </w:r>
        <w:r w:rsidR="00F00C50">
          <w:rPr>
            <w:noProof/>
            <w:webHidden/>
          </w:rPr>
          <w:instrText xml:space="preserve"> PAGEREF _Toc420893198 \h </w:instrText>
        </w:r>
        <w:r w:rsidR="00F00C50">
          <w:rPr>
            <w:noProof/>
            <w:webHidden/>
          </w:rPr>
        </w:r>
        <w:r w:rsidR="00F00C50">
          <w:rPr>
            <w:noProof/>
            <w:webHidden/>
          </w:rPr>
          <w:fldChar w:fldCharType="separate"/>
        </w:r>
        <w:r w:rsidR="004E3BB3">
          <w:rPr>
            <w:noProof/>
            <w:webHidden/>
          </w:rPr>
          <w:t>26</w:t>
        </w:r>
        <w:r w:rsidR="00F00C50">
          <w:rPr>
            <w:noProof/>
            <w:webHidden/>
          </w:rPr>
          <w:fldChar w:fldCharType="end"/>
        </w:r>
      </w:hyperlink>
    </w:p>
    <w:p w14:paraId="7698A7C8"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199" w:history="1">
        <w:r w:rsidR="00F00C50" w:rsidRPr="00AB77C2">
          <w:rPr>
            <w:rStyle w:val="Hyperlink"/>
            <w:noProof/>
          </w:rPr>
          <w:t>2.5.2</w:t>
        </w:r>
        <w:r w:rsidR="00F00C50">
          <w:rPr>
            <w:rFonts w:asciiTheme="minorHAnsi" w:eastAsiaTheme="minorEastAsia" w:hAnsiTheme="minorHAnsi" w:cstheme="minorBidi"/>
            <w:noProof/>
            <w:szCs w:val="22"/>
            <w:lang w:val="hr-HR" w:eastAsia="hr-HR"/>
          </w:rPr>
          <w:tab/>
        </w:r>
        <w:r w:rsidR="00F00C50" w:rsidRPr="00AB77C2">
          <w:rPr>
            <w:rStyle w:val="Hyperlink"/>
            <w:noProof/>
          </w:rPr>
          <w:t>Current state of NoSQL technologies</w:t>
        </w:r>
        <w:r w:rsidR="00F00C50">
          <w:rPr>
            <w:noProof/>
            <w:webHidden/>
          </w:rPr>
          <w:tab/>
        </w:r>
        <w:r w:rsidR="00F00C50">
          <w:rPr>
            <w:noProof/>
            <w:webHidden/>
          </w:rPr>
          <w:fldChar w:fldCharType="begin"/>
        </w:r>
        <w:r w:rsidR="00F00C50">
          <w:rPr>
            <w:noProof/>
            <w:webHidden/>
          </w:rPr>
          <w:instrText xml:space="preserve"> PAGEREF _Toc420893199 \h </w:instrText>
        </w:r>
        <w:r w:rsidR="00F00C50">
          <w:rPr>
            <w:noProof/>
            <w:webHidden/>
          </w:rPr>
        </w:r>
        <w:r w:rsidR="00F00C50">
          <w:rPr>
            <w:noProof/>
            <w:webHidden/>
          </w:rPr>
          <w:fldChar w:fldCharType="separate"/>
        </w:r>
        <w:r w:rsidR="004E3BB3">
          <w:rPr>
            <w:noProof/>
            <w:webHidden/>
          </w:rPr>
          <w:t>28</w:t>
        </w:r>
        <w:r w:rsidR="00F00C50">
          <w:rPr>
            <w:noProof/>
            <w:webHidden/>
          </w:rPr>
          <w:fldChar w:fldCharType="end"/>
        </w:r>
      </w:hyperlink>
    </w:p>
    <w:p w14:paraId="5969947F"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00" w:history="1">
        <w:r w:rsidR="00F00C50" w:rsidRPr="00AB77C2">
          <w:rPr>
            <w:rStyle w:val="Hyperlink"/>
            <w:noProof/>
          </w:rPr>
          <w:t>2.5.3</w:t>
        </w:r>
        <w:r w:rsidR="00F00C50">
          <w:rPr>
            <w:rFonts w:asciiTheme="minorHAnsi" w:eastAsiaTheme="minorEastAsia" w:hAnsiTheme="minorHAnsi" w:cstheme="minorBidi"/>
            <w:noProof/>
            <w:szCs w:val="22"/>
            <w:lang w:val="hr-HR" w:eastAsia="hr-HR"/>
          </w:rPr>
          <w:tab/>
        </w:r>
        <w:r w:rsidR="00F00C50" w:rsidRPr="00AB77C2">
          <w:rPr>
            <w:rStyle w:val="Hyperlink"/>
            <w:noProof/>
          </w:rPr>
          <w:t>Security issues in NoSQL</w:t>
        </w:r>
        <w:r w:rsidR="00F00C50">
          <w:rPr>
            <w:noProof/>
            <w:webHidden/>
          </w:rPr>
          <w:tab/>
        </w:r>
        <w:r w:rsidR="00F00C50">
          <w:rPr>
            <w:noProof/>
            <w:webHidden/>
          </w:rPr>
          <w:fldChar w:fldCharType="begin"/>
        </w:r>
        <w:r w:rsidR="00F00C50">
          <w:rPr>
            <w:noProof/>
            <w:webHidden/>
          </w:rPr>
          <w:instrText xml:space="preserve"> PAGEREF _Toc420893200 \h </w:instrText>
        </w:r>
        <w:r w:rsidR="00F00C50">
          <w:rPr>
            <w:noProof/>
            <w:webHidden/>
          </w:rPr>
        </w:r>
        <w:r w:rsidR="00F00C50">
          <w:rPr>
            <w:noProof/>
            <w:webHidden/>
          </w:rPr>
          <w:fldChar w:fldCharType="separate"/>
        </w:r>
        <w:r w:rsidR="004E3BB3">
          <w:rPr>
            <w:noProof/>
            <w:webHidden/>
          </w:rPr>
          <w:t>33</w:t>
        </w:r>
        <w:r w:rsidR="00F00C50">
          <w:rPr>
            <w:noProof/>
            <w:webHidden/>
          </w:rPr>
          <w:fldChar w:fldCharType="end"/>
        </w:r>
      </w:hyperlink>
    </w:p>
    <w:p w14:paraId="4272BB41"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01" w:history="1">
        <w:r w:rsidR="00F00C50" w:rsidRPr="00AB77C2">
          <w:rPr>
            <w:rStyle w:val="Hyperlink"/>
            <w:noProof/>
          </w:rPr>
          <w:t>2.5.4</w:t>
        </w:r>
        <w:r w:rsidR="00F00C50">
          <w:rPr>
            <w:rFonts w:asciiTheme="minorHAnsi" w:eastAsiaTheme="minorEastAsia" w:hAnsiTheme="minorHAnsi" w:cstheme="minorBidi"/>
            <w:noProof/>
            <w:szCs w:val="22"/>
            <w:lang w:val="hr-HR" w:eastAsia="hr-HR"/>
          </w:rPr>
          <w:tab/>
        </w:r>
        <w:r w:rsidR="00F00C50" w:rsidRPr="00AB77C2">
          <w:rPr>
            <w:rStyle w:val="Hyperlink"/>
            <w:noProof/>
          </w:rPr>
          <w:t>Performance studies and comparisons</w:t>
        </w:r>
        <w:r w:rsidR="00F00C50">
          <w:rPr>
            <w:noProof/>
            <w:webHidden/>
          </w:rPr>
          <w:tab/>
        </w:r>
        <w:r w:rsidR="00F00C50">
          <w:rPr>
            <w:noProof/>
            <w:webHidden/>
          </w:rPr>
          <w:fldChar w:fldCharType="begin"/>
        </w:r>
        <w:r w:rsidR="00F00C50">
          <w:rPr>
            <w:noProof/>
            <w:webHidden/>
          </w:rPr>
          <w:instrText xml:space="preserve"> PAGEREF _Toc420893201 \h </w:instrText>
        </w:r>
        <w:r w:rsidR="00F00C50">
          <w:rPr>
            <w:noProof/>
            <w:webHidden/>
          </w:rPr>
        </w:r>
        <w:r w:rsidR="00F00C50">
          <w:rPr>
            <w:noProof/>
            <w:webHidden/>
          </w:rPr>
          <w:fldChar w:fldCharType="separate"/>
        </w:r>
        <w:r w:rsidR="004E3BB3">
          <w:rPr>
            <w:noProof/>
            <w:webHidden/>
          </w:rPr>
          <w:t>34</w:t>
        </w:r>
        <w:r w:rsidR="00F00C50">
          <w:rPr>
            <w:noProof/>
            <w:webHidden/>
          </w:rPr>
          <w:fldChar w:fldCharType="end"/>
        </w:r>
      </w:hyperlink>
    </w:p>
    <w:p w14:paraId="468694C3"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02" w:history="1">
        <w:r w:rsidR="00F00C50" w:rsidRPr="00AB77C2">
          <w:rPr>
            <w:rStyle w:val="Hyperlink"/>
            <w:noProof/>
          </w:rPr>
          <w:t>2.5.5</w:t>
        </w:r>
        <w:r w:rsidR="00F00C50">
          <w:rPr>
            <w:rFonts w:asciiTheme="minorHAnsi" w:eastAsiaTheme="minorEastAsia" w:hAnsiTheme="minorHAnsi" w:cstheme="minorBidi"/>
            <w:noProof/>
            <w:szCs w:val="22"/>
            <w:lang w:val="hr-HR" w:eastAsia="hr-HR"/>
          </w:rPr>
          <w:tab/>
        </w:r>
        <w:r w:rsidR="00F00C50" w:rsidRPr="00AB77C2">
          <w:rPr>
            <w:rStyle w:val="Hyperlink"/>
            <w:noProof/>
          </w:rPr>
          <w:t>NoSQL systems summary</w:t>
        </w:r>
        <w:r w:rsidR="00F00C50">
          <w:rPr>
            <w:noProof/>
            <w:webHidden/>
          </w:rPr>
          <w:tab/>
        </w:r>
        <w:r w:rsidR="00F00C50">
          <w:rPr>
            <w:noProof/>
            <w:webHidden/>
          </w:rPr>
          <w:fldChar w:fldCharType="begin"/>
        </w:r>
        <w:r w:rsidR="00F00C50">
          <w:rPr>
            <w:noProof/>
            <w:webHidden/>
          </w:rPr>
          <w:instrText xml:space="preserve"> PAGEREF _Toc420893202 \h </w:instrText>
        </w:r>
        <w:r w:rsidR="00F00C50">
          <w:rPr>
            <w:noProof/>
            <w:webHidden/>
          </w:rPr>
        </w:r>
        <w:r w:rsidR="00F00C50">
          <w:rPr>
            <w:noProof/>
            <w:webHidden/>
          </w:rPr>
          <w:fldChar w:fldCharType="separate"/>
        </w:r>
        <w:r w:rsidR="004E3BB3">
          <w:rPr>
            <w:noProof/>
            <w:webHidden/>
          </w:rPr>
          <w:t>36</w:t>
        </w:r>
        <w:r w:rsidR="00F00C50">
          <w:rPr>
            <w:noProof/>
            <w:webHidden/>
          </w:rPr>
          <w:fldChar w:fldCharType="end"/>
        </w:r>
      </w:hyperlink>
    </w:p>
    <w:p w14:paraId="3405E91D" w14:textId="77777777" w:rsidR="00F00C50" w:rsidRDefault="00CB4FDC">
      <w:pPr>
        <w:pStyle w:val="TOC1"/>
        <w:rPr>
          <w:rFonts w:asciiTheme="minorHAnsi" w:eastAsiaTheme="minorEastAsia" w:hAnsiTheme="minorHAnsi" w:cstheme="minorBidi"/>
          <w:noProof/>
          <w:szCs w:val="22"/>
          <w:lang w:val="hr-HR" w:eastAsia="hr-HR"/>
        </w:rPr>
      </w:pPr>
      <w:hyperlink w:anchor="_Toc420893203" w:history="1">
        <w:r w:rsidR="00F00C50" w:rsidRPr="00AB77C2">
          <w:rPr>
            <w:rStyle w:val="Hyperlink"/>
            <w:noProof/>
          </w:rPr>
          <w:t>3</w:t>
        </w:r>
        <w:r w:rsidR="00F00C50">
          <w:rPr>
            <w:rFonts w:asciiTheme="minorHAnsi" w:eastAsiaTheme="minorEastAsia" w:hAnsiTheme="minorHAnsi" w:cstheme="minorBidi"/>
            <w:noProof/>
            <w:szCs w:val="22"/>
            <w:lang w:val="hr-HR" w:eastAsia="hr-HR"/>
          </w:rPr>
          <w:tab/>
        </w:r>
        <w:r w:rsidR="00F00C50" w:rsidRPr="00AB77C2">
          <w:rPr>
            <w:rStyle w:val="Hyperlink"/>
            <w:noProof/>
          </w:rPr>
          <w:t>Background</w:t>
        </w:r>
        <w:r w:rsidR="00F00C50">
          <w:rPr>
            <w:noProof/>
            <w:webHidden/>
          </w:rPr>
          <w:tab/>
        </w:r>
        <w:r w:rsidR="00F00C50">
          <w:rPr>
            <w:noProof/>
            <w:webHidden/>
          </w:rPr>
          <w:fldChar w:fldCharType="begin"/>
        </w:r>
        <w:r w:rsidR="00F00C50">
          <w:rPr>
            <w:noProof/>
            <w:webHidden/>
          </w:rPr>
          <w:instrText xml:space="preserve"> PAGEREF _Toc420893203 \h </w:instrText>
        </w:r>
        <w:r w:rsidR="00F00C50">
          <w:rPr>
            <w:noProof/>
            <w:webHidden/>
          </w:rPr>
        </w:r>
        <w:r w:rsidR="00F00C50">
          <w:rPr>
            <w:noProof/>
            <w:webHidden/>
          </w:rPr>
          <w:fldChar w:fldCharType="separate"/>
        </w:r>
        <w:r w:rsidR="004E3BB3">
          <w:rPr>
            <w:noProof/>
            <w:webHidden/>
          </w:rPr>
          <w:t>37</w:t>
        </w:r>
        <w:r w:rsidR="00F00C50">
          <w:rPr>
            <w:noProof/>
            <w:webHidden/>
          </w:rPr>
          <w:fldChar w:fldCharType="end"/>
        </w:r>
      </w:hyperlink>
    </w:p>
    <w:p w14:paraId="61CCC311"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04" w:history="1">
        <w:r w:rsidR="00F00C50" w:rsidRPr="00AB77C2">
          <w:rPr>
            <w:rStyle w:val="Hyperlink"/>
            <w:noProof/>
            <w:snapToGrid w:val="0"/>
            <w:w w:val="0"/>
          </w:rPr>
          <w:t>3.1</w:t>
        </w:r>
        <w:r w:rsidR="00F00C50">
          <w:rPr>
            <w:rFonts w:asciiTheme="minorHAnsi" w:eastAsiaTheme="minorEastAsia" w:hAnsiTheme="minorHAnsi" w:cstheme="minorBidi"/>
            <w:noProof/>
            <w:szCs w:val="22"/>
            <w:lang w:val="hr-HR" w:eastAsia="hr-HR"/>
          </w:rPr>
          <w:tab/>
        </w:r>
        <w:r w:rsidR="00F00C50" w:rsidRPr="00AB77C2">
          <w:rPr>
            <w:rStyle w:val="Hyperlink"/>
            <w:noProof/>
          </w:rPr>
          <w:t>SMARTIE</w:t>
        </w:r>
        <w:r w:rsidR="00F00C50">
          <w:rPr>
            <w:noProof/>
            <w:webHidden/>
          </w:rPr>
          <w:tab/>
        </w:r>
        <w:r w:rsidR="00F00C50">
          <w:rPr>
            <w:noProof/>
            <w:webHidden/>
          </w:rPr>
          <w:fldChar w:fldCharType="begin"/>
        </w:r>
        <w:r w:rsidR="00F00C50">
          <w:rPr>
            <w:noProof/>
            <w:webHidden/>
          </w:rPr>
          <w:instrText xml:space="preserve"> PAGEREF _Toc420893204 \h </w:instrText>
        </w:r>
        <w:r w:rsidR="00F00C50">
          <w:rPr>
            <w:noProof/>
            <w:webHidden/>
          </w:rPr>
        </w:r>
        <w:r w:rsidR="00F00C50">
          <w:rPr>
            <w:noProof/>
            <w:webHidden/>
          </w:rPr>
          <w:fldChar w:fldCharType="separate"/>
        </w:r>
        <w:r w:rsidR="004E3BB3">
          <w:rPr>
            <w:noProof/>
            <w:webHidden/>
          </w:rPr>
          <w:t>37</w:t>
        </w:r>
        <w:r w:rsidR="00F00C50">
          <w:rPr>
            <w:noProof/>
            <w:webHidden/>
          </w:rPr>
          <w:fldChar w:fldCharType="end"/>
        </w:r>
      </w:hyperlink>
    </w:p>
    <w:p w14:paraId="07645299"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05" w:history="1">
        <w:r w:rsidR="00F00C50" w:rsidRPr="00AB77C2">
          <w:rPr>
            <w:rStyle w:val="Hyperlink"/>
            <w:noProof/>
          </w:rPr>
          <w:t>3.1.1</w:t>
        </w:r>
        <w:r w:rsidR="00F00C50">
          <w:rPr>
            <w:rFonts w:asciiTheme="minorHAnsi" w:eastAsiaTheme="minorEastAsia" w:hAnsiTheme="minorHAnsi" w:cstheme="minorBidi"/>
            <w:noProof/>
            <w:szCs w:val="22"/>
            <w:lang w:val="hr-HR" w:eastAsia="hr-HR"/>
          </w:rPr>
          <w:tab/>
        </w:r>
        <w:r w:rsidR="00F00C50" w:rsidRPr="00AB77C2">
          <w:rPr>
            <w:rStyle w:val="Hyperlink"/>
            <w:noProof/>
          </w:rPr>
          <w:t>Overview</w:t>
        </w:r>
        <w:r w:rsidR="00F00C50">
          <w:rPr>
            <w:noProof/>
            <w:webHidden/>
          </w:rPr>
          <w:tab/>
        </w:r>
        <w:r w:rsidR="00F00C50">
          <w:rPr>
            <w:noProof/>
            <w:webHidden/>
          </w:rPr>
          <w:fldChar w:fldCharType="begin"/>
        </w:r>
        <w:r w:rsidR="00F00C50">
          <w:rPr>
            <w:noProof/>
            <w:webHidden/>
          </w:rPr>
          <w:instrText xml:space="preserve"> PAGEREF _Toc420893205 \h </w:instrText>
        </w:r>
        <w:r w:rsidR="00F00C50">
          <w:rPr>
            <w:noProof/>
            <w:webHidden/>
          </w:rPr>
        </w:r>
        <w:r w:rsidR="00F00C50">
          <w:rPr>
            <w:noProof/>
            <w:webHidden/>
          </w:rPr>
          <w:fldChar w:fldCharType="separate"/>
        </w:r>
        <w:r w:rsidR="004E3BB3">
          <w:rPr>
            <w:noProof/>
            <w:webHidden/>
          </w:rPr>
          <w:t>37</w:t>
        </w:r>
        <w:r w:rsidR="00F00C50">
          <w:rPr>
            <w:noProof/>
            <w:webHidden/>
          </w:rPr>
          <w:fldChar w:fldCharType="end"/>
        </w:r>
      </w:hyperlink>
    </w:p>
    <w:p w14:paraId="2EC16EE1"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06" w:history="1">
        <w:r w:rsidR="00F00C50" w:rsidRPr="00AB77C2">
          <w:rPr>
            <w:rStyle w:val="Hyperlink"/>
            <w:noProof/>
            <w:snapToGrid w:val="0"/>
            <w:w w:val="0"/>
          </w:rPr>
          <w:t>3.2</w:t>
        </w:r>
        <w:r w:rsidR="00F00C50">
          <w:rPr>
            <w:rFonts w:asciiTheme="minorHAnsi" w:eastAsiaTheme="minorEastAsia" w:hAnsiTheme="minorHAnsi" w:cstheme="minorBidi"/>
            <w:noProof/>
            <w:szCs w:val="22"/>
            <w:lang w:val="hr-HR" w:eastAsia="hr-HR"/>
          </w:rPr>
          <w:tab/>
        </w:r>
        <w:r w:rsidR="00F00C50" w:rsidRPr="00AB77C2">
          <w:rPr>
            <w:rStyle w:val="Hyperlink"/>
            <w:noProof/>
          </w:rPr>
          <w:t>Related work</w:t>
        </w:r>
        <w:r w:rsidR="00F00C50">
          <w:rPr>
            <w:noProof/>
            <w:webHidden/>
          </w:rPr>
          <w:tab/>
        </w:r>
        <w:r w:rsidR="00F00C50">
          <w:rPr>
            <w:noProof/>
            <w:webHidden/>
          </w:rPr>
          <w:fldChar w:fldCharType="begin"/>
        </w:r>
        <w:r w:rsidR="00F00C50">
          <w:rPr>
            <w:noProof/>
            <w:webHidden/>
          </w:rPr>
          <w:instrText xml:space="preserve"> PAGEREF _Toc420893206 \h </w:instrText>
        </w:r>
        <w:r w:rsidR="00F00C50">
          <w:rPr>
            <w:noProof/>
            <w:webHidden/>
          </w:rPr>
        </w:r>
        <w:r w:rsidR="00F00C50">
          <w:rPr>
            <w:noProof/>
            <w:webHidden/>
          </w:rPr>
          <w:fldChar w:fldCharType="separate"/>
        </w:r>
        <w:r w:rsidR="004E3BB3">
          <w:rPr>
            <w:noProof/>
            <w:webHidden/>
          </w:rPr>
          <w:t>39</w:t>
        </w:r>
        <w:r w:rsidR="00F00C50">
          <w:rPr>
            <w:noProof/>
            <w:webHidden/>
          </w:rPr>
          <w:fldChar w:fldCharType="end"/>
        </w:r>
      </w:hyperlink>
    </w:p>
    <w:p w14:paraId="4DC78986" w14:textId="77777777" w:rsidR="00F00C50" w:rsidRDefault="00CB4FDC">
      <w:pPr>
        <w:pStyle w:val="TOC1"/>
        <w:rPr>
          <w:rFonts w:asciiTheme="minorHAnsi" w:eastAsiaTheme="minorEastAsia" w:hAnsiTheme="minorHAnsi" w:cstheme="minorBidi"/>
          <w:noProof/>
          <w:szCs w:val="22"/>
          <w:lang w:val="hr-HR" w:eastAsia="hr-HR"/>
        </w:rPr>
      </w:pPr>
      <w:hyperlink w:anchor="_Toc420893207" w:history="1">
        <w:r w:rsidR="00F00C50" w:rsidRPr="00AB77C2">
          <w:rPr>
            <w:rStyle w:val="Hyperlink"/>
            <w:noProof/>
          </w:rPr>
          <w:t>4</w:t>
        </w:r>
        <w:r w:rsidR="00F00C50">
          <w:rPr>
            <w:rFonts w:asciiTheme="minorHAnsi" w:eastAsiaTheme="minorEastAsia" w:hAnsiTheme="minorHAnsi" w:cstheme="minorBidi"/>
            <w:noProof/>
            <w:szCs w:val="22"/>
            <w:lang w:val="hr-HR" w:eastAsia="hr-HR"/>
          </w:rPr>
          <w:tab/>
        </w:r>
        <w:r w:rsidR="00F00C50" w:rsidRPr="00AB77C2">
          <w:rPr>
            <w:rStyle w:val="Hyperlink"/>
            <w:noProof/>
          </w:rPr>
          <w:t>Solution description</w:t>
        </w:r>
        <w:r w:rsidR="00F00C50">
          <w:rPr>
            <w:noProof/>
            <w:webHidden/>
          </w:rPr>
          <w:tab/>
        </w:r>
        <w:r w:rsidR="00F00C50">
          <w:rPr>
            <w:noProof/>
            <w:webHidden/>
          </w:rPr>
          <w:fldChar w:fldCharType="begin"/>
        </w:r>
        <w:r w:rsidR="00F00C50">
          <w:rPr>
            <w:noProof/>
            <w:webHidden/>
          </w:rPr>
          <w:instrText xml:space="preserve"> PAGEREF _Toc420893207 \h </w:instrText>
        </w:r>
        <w:r w:rsidR="00F00C50">
          <w:rPr>
            <w:noProof/>
            <w:webHidden/>
          </w:rPr>
        </w:r>
        <w:r w:rsidR="00F00C50">
          <w:rPr>
            <w:noProof/>
            <w:webHidden/>
          </w:rPr>
          <w:fldChar w:fldCharType="separate"/>
        </w:r>
        <w:r w:rsidR="004E3BB3">
          <w:rPr>
            <w:noProof/>
            <w:webHidden/>
          </w:rPr>
          <w:t>43</w:t>
        </w:r>
        <w:r w:rsidR="00F00C50">
          <w:rPr>
            <w:noProof/>
            <w:webHidden/>
          </w:rPr>
          <w:fldChar w:fldCharType="end"/>
        </w:r>
      </w:hyperlink>
    </w:p>
    <w:p w14:paraId="7AF3C712"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08" w:history="1">
        <w:r w:rsidR="00F00C50" w:rsidRPr="00AB77C2">
          <w:rPr>
            <w:rStyle w:val="Hyperlink"/>
            <w:noProof/>
            <w:snapToGrid w:val="0"/>
            <w:w w:val="0"/>
          </w:rPr>
          <w:t>4.1</w:t>
        </w:r>
        <w:r w:rsidR="00F00C50">
          <w:rPr>
            <w:rFonts w:asciiTheme="minorHAnsi" w:eastAsiaTheme="minorEastAsia" w:hAnsiTheme="minorHAnsi" w:cstheme="minorBidi"/>
            <w:noProof/>
            <w:szCs w:val="22"/>
            <w:lang w:val="hr-HR" w:eastAsia="hr-HR"/>
          </w:rPr>
          <w:tab/>
        </w:r>
        <w:r w:rsidR="00F00C50" w:rsidRPr="00AB77C2">
          <w:rPr>
            <w:rStyle w:val="Hyperlink"/>
            <w:noProof/>
          </w:rPr>
          <w:t>Design choices and general architecture</w:t>
        </w:r>
        <w:r w:rsidR="00F00C50">
          <w:rPr>
            <w:noProof/>
            <w:webHidden/>
          </w:rPr>
          <w:tab/>
        </w:r>
        <w:r w:rsidR="00F00C50">
          <w:rPr>
            <w:noProof/>
            <w:webHidden/>
          </w:rPr>
          <w:fldChar w:fldCharType="begin"/>
        </w:r>
        <w:r w:rsidR="00F00C50">
          <w:rPr>
            <w:noProof/>
            <w:webHidden/>
          </w:rPr>
          <w:instrText xml:space="preserve"> PAGEREF _Toc420893208 \h </w:instrText>
        </w:r>
        <w:r w:rsidR="00F00C50">
          <w:rPr>
            <w:noProof/>
            <w:webHidden/>
          </w:rPr>
        </w:r>
        <w:r w:rsidR="00F00C50">
          <w:rPr>
            <w:noProof/>
            <w:webHidden/>
          </w:rPr>
          <w:fldChar w:fldCharType="separate"/>
        </w:r>
        <w:r w:rsidR="004E3BB3">
          <w:rPr>
            <w:noProof/>
            <w:webHidden/>
          </w:rPr>
          <w:t>43</w:t>
        </w:r>
        <w:r w:rsidR="00F00C50">
          <w:rPr>
            <w:noProof/>
            <w:webHidden/>
          </w:rPr>
          <w:fldChar w:fldCharType="end"/>
        </w:r>
      </w:hyperlink>
    </w:p>
    <w:p w14:paraId="7529053B"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09" w:history="1">
        <w:r w:rsidR="00F00C50" w:rsidRPr="00AB77C2">
          <w:rPr>
            <w:rStyle w:val="Hyperlink"/>
            <w:noProof/>
          </w:rPr>
          <w:t>4.1.1</w:t>
        </w:r>
        <w:r w:rsidR="00F00C50">
          <w:rPr>
            <w:rFonts w:asciiTheme="minorHAnsi" w:eastAsiaTheme="minorEastAsia" w:hAnsiTheme="minorHAnsi" w:cstheme="minorBidi"/>
            <w:noProof/>
            <w:szCs w:val="22"/>
            <w:lang w:val="hr-HR" w:eastAsia="hr-HR"/>
          </w:rPr>
          <w:tab/>
        </w:r>
        <w:r w:rsidR="00F00C50" w:rsidRPr="00AB77C2">
          <w:rPr>
            <w:rStyle w:val="Hyperlink"/>
            <w:noProof/>
          </w:rPr>
          <w:t>Design choices and technologies used</w:t>
        </w:r>
        <w:r w:rsidR="00F00C50">
          <w:rPr>
            <w:noProof/>
            <w:webHidden/>
          </w:rPr>
          <w:tab/>
        </w:r>
        <w:r w:rsidR="00F00C50">
          <w:rPr>
            <w:noProof/>
            <w:webHidden/>
          </w:rPr>
          <w:fldChar w:fldCharType="begin"/>
        </w:r>
        <w:r w:rsidR="00F00C50">
          <w:rPr>
            <w:noProof/>
            <w:webHidden/>
          </w:rPr>
          <w:instrText xml:space="preserve"> PAGEREF _Toc420893209 \h </w:instrText>
        </w:r>
        <w:r w:rsidR="00F00C50">
          <w:rPr>
            <w:noProof/>
            <w:webHidden/>
          </w:rPr>
        </w:r>
        <w:r w:rsidR="00F00C50">
          <w:rPr>
            <w:noProof/>
            <w:webHidden/>
          </w:rPr>
          <w:fldChar w:fldCharType="separate"/>
        </w:r>
        <w:r w:rsidR="004E3BB3">
          <w:rPr>
            <w:noProof/>
            <w:webHidden/>
          </w:rPr>
          <w:t>43</w:t>
        </w:r>
        <w:r w:rsidR="00F00C50">
          <w:rPr>
            <w:noProof/>
            <w:webHidden/>
          </w:rPr>
          <w:fldChar w:fldCharType="end"/>
        </w:r>
      </w:hyperlink>
    </w:p>
    <w:p w14:paraId="41BAA6D6"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0" w:history="1">
        <w:r w:rsidR="00F00C50" w:rsidRPr="00AB77C2">
          <w:rPr>
            <w:rStyle w:val="Hyperlink"/>
            <w:noProof/>
          </w:rPr>
          <w:t>4.1.2</w:t>
        </w:r>
        <w:r w:rsidR="00F00C50">
          <w:rPr>
            <w:rFonts w:asciiTheme="minorHAnsi" w:eastAsiaTheme="minorEastAsia" w:hAnsiTheme="minorHAnsi" w:cstheme="minorBidi"/>
            <w:noProof/>
            <w:szCs w:val="22"/>
            <w:lang w:val="hr-HR" w:eastAsia="hr-HR"/>
          </w:rPr>
          <w:tab/>
        </w:r>
        <w:r w:rsidR="00F00C50" w:rsidRPr="00AB77C2">
          <w:rPr>
            <w:rStyle w:val="Hyperlink"/>
            <w:noProof/>
          </w:rPr>
          <w:t>Solution architecture</w:t>
        </w:r>
        <w:r w:rsidR="00F00C50">
          <w:rPr>
            <w:noProof/>
            <w:webHidden/>
          </w:rPr>
          <w:tab/>
        </w:r>
        <w:r w:rsidR="00F00C50">
          <w:rPr>
            <w:noProof/>
            <w:webHidden/>
          </w:rPr>
          <w:fldChar w:fldCharType="begin"/>
        </w:r>
        <w:r w:rsidR="00F00C50">
          <w:rPr>
            <w:noProof/>
            <w:webHidden/>
          </w:rPr>
          <w:instrText xml:space="preserve"> PAGEREF _Toc420893210 \h </w:instrText>
        </w:r>
        <w:r w:rsidR="00F00C50">
          <w:rPr>
            <w:noProof/>
            <w:webHidden/>
          </w:rPr>
        </w:r>
        <w:r w:rsidR="00F00C50">
          <w:rPr>
            <w:noProof/>
            <w:webHidden/>
          </w:rPr>
          <w:fldChar w:fldCharType="separate"/>
        </w:r>
        <w:r w:rsidR="004E3BB3">
          <w:rPr>
            <w:noProof/>
            <w:webHidden/>
          </w:rPr>
          <w:t>44</w:t>
        </w:r>
        <w:r w:rsidR="00F00C50">
          <w:rPr>
            <w:noProof/>
            <w:webHidden/>
          </w:rPr>
          <w:fldChar w:fldCharType="end"/>
        </w:r>
      </w:hyperlink>
    </w:p>
    <w:p w14:paraId="309F4A11"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11" w:history="1">
        <w:r w:rsidR="00F00C50" w:rsidRPr="00AB77C2">
          <w:rPr>
            <w:rStyle w:val="Hyperlink"/>
            <w:noProof/>
            <w:snapToGrid w:val="0"/>
            <w:w w:val="0"/>
          </w:rPr>
          <w:t>4.2</w:t>
        </w:r>
        <w:r w:rsidR="00F00C50">
          <w:rPr>
            <w:rFonts w:asciiTheme="minorHAnsi" w:eastAsiaTheme="minorEastAsia" w:hAnsiTheme="minorHAnsi" w:cstheme="minorBidi"/>
            <w:noProof/>
            <w:szCs w:val="22"/>
            <w:lang w:val="hr-HR" w:eastAsia="hr-HR"/>
          </w:rPr>
          <w:tab/>
        </w:r>
        <w:r w:rsidR="00F00C50" w:rsidRPr="00AB77C2">
          <w:rPr>
            <w:rStyle w:val="Hyperlink"/>
            <w:noProof/>
          </w:rPr>
          <w:t>Description of components</w:t>
        </w:r>
        <w:r w:rsidR="00F00C50">
          <w:rPr>
            <w:noProof/>
            <w:webHidden/>
          </w:rPr>
          <w:tab/>
        </w:r>
        <w:r w:rsidR="00F00C50">
          <w:rPr>
            <w:noProof/>
            <w:webHidden/>
          </w:rPr>
          <w:fldChar w:fldCharType="begin"/>
        </w:r>
        <w:r w:rsidR="00F00C50">
          <w:rPr>
            <w:noProof/>
            <w:webHidden/>
          </w:rPr>
          <w:instrText xml:space="preserve"> PAGEREF _Toc420893211 \h </w:instrText>
        </w:r>
        <w:r w:rsidR="00F00C50">
          <w:rPr>
            <w:noProof/>
            <w:webHidden/>
          </w:rPr>
        </w:r>
        <w:r w:rsidR="00F00C50">
          <w:rPr>
            <w:noProof/>
            <w:webHidden/>
          </w:rPr>
          <w:fldChar w:fldCharType="separate"/>
        </w:r>
        <w:r w:rsidR="004E3BB3">
          <w:rPr>
            <w:noProof/>
            <w:webHidden/>
          </w:rPr>
          <w:t>48</w:t>
        </w:r>
        <w:r w:rsidR="00F00C50">
          <w:rPr>
            <w:noProof/>
            <w:webHidden/>
          </w:rPr>
          <w:fldChar w:fldCharType="end"/>
        </w:r>
      </w:hyperlink>
    </w:p>
    <w:p w14:paraId="69E93E59"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2" w:history="1">
        <w:r w:rsidR="00F00C50" w:rsidRPr="00AB77C2">
          <w:rPr>
            <w:rStyle w:val="Hyperlink"/>
            <w:noProof/>
          </w:rPr>
          <w:t>4.2.1</w:t>
        </w:r>
        <w:r w:rsidR="00F00C50">
          <w:rPr>
            <w:rFonts w:asciiTheme="minorHAnsi" w:eastAsiaTheme="minorEastAsia" w:hAnsiTheme="minorHAnsi" w:cstheme="minorBidi"/>
            <w:noProof/>
            <w:szCs w:val="22"/>
            <w:lang w:val="hr-HR" w:eastAsia="hr-HR"/>
          </w:rPr>
          <w:tab/>
        </w:r>
        <w:r w:rsidR="00F00C50" w:rsidRPr="00AB77C2">
          <w:rPr>
            <w:rStyle w:val="Hyperlink"/>
            <w:noProof/>
          </w:rPr>
          <w:t>Packages and dependencies</w:t>
        </w:r>
        <w:r w:rsidR="00F00C50">
          <w:rPr>
            <w:noProof/>
            <w:webHidden/>
          </w:rPr>
          <w:tab/>
        </w:r>
        <w:r w:rsidR="00F00C50">
          <w:rPr>
            <w:noProof/>
            <w:webHidden/>
          </w:rPr>
          <w:fldChar w:fldCharType="begin"/>
        </w:r>
        <w:r w:rsidR="00F00C50">
          <w:rPr>
            <w:noProof/>
            <w:webHidden/>
          </w:rPr>
          <w:instrText xml:space="preserve"> PAGEREF _Toc420893212 \h </w:instrText>
        </w:r>
        <w:r w:rsidR="00F00C50">
          <w:rPr>
            <w:noProof/>
            <w:webHidden/>
          </w:rPr>
        </w:r>
        <w:r w:rsidR="00F00C50">
          <w:rPr>
            <w:noProof/>
            <w:webHidden/>
          </w:rPr>
          <w:fldChar w:fldCharType="separate"/>
        </w:r>
        <w:r w:rsidR="004E3BB3">
          <w:rPr>
            <w:noProof/>
            <w:webHidden/>
          </w:rPr>
          <w:t>48</w:t>
        </w:r>
        <w:r w:rsidR="00F00C50">
          <w:rPr>
            <w:noProof/>
            <w:webHidden/>
          </w:rPr>
          <w:fldChar w:fldCharType="end"/>
        </w:r>
      </w:hyperlink>
    </w:p>
    <w:p w14:paraId="3409C3CF"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3" w:history="1">
        <w:r w:rsidR="00F00C50" w:rsidRPr="00AB77C2">
          <w:rPr>
            <w:rStyle w:val="Hyperlink"/>
            <w:noProof/>
          </w:rPr>
          <w:t>4.2.2</w:t>
        </w:r>
        <w:r w:rsidR="00F00C50">
          <w:rPr>
            <w:rFonts w:asciiTheme="minorHAnsi" w:eastAsiaTheme="minorEastAsia" w:hAnsiTheme="minorHAnsi" w:cstheme="minorBidi"/>
            <w:noProof/>
            <w:szCs w:val="22"/>
            <w:lang w:val="hr-HR" w:eastAsia="hr-HR"/>
          </w:rPr>
          <w:tab/>
        </w:r>
        <w:r w:rsidR="00F00C50" w:rsidRPr="00AB77C2">
          <w:rPr>
            <w:rStyle w:val="Hyperlink"/>
            <w:noProof/>
          </w:rPr>
          <w:t>Components</w:t>
        </w:r>
        <w:r w:rsidR="00F00C50">
          <w:rPr>
            <w:noProof/>
            <w:webHidden/>
          </w:rPr>
          <w:tab/>
        </w:r>
        <w:r w:rsidR="00F00C50">
          <w:rPr>
            <w:noProof/>
            <w:webHidden/>
          </w:rPr>
          <w:fldChar w:fldCharType="begin"/>
        </w:r>
        <w:r w:rsidR="00F00C50">
          <w:rPr>
            <w:noProof/>
            <w:webHidden/>
          </w:rPr>
          <w:instrText xml:space="preserve"> PAGEREF _Toc420893213 \h </w:instrText>
        </w:r>
        <w:r w:rsidR="00F00C50">
          <w:rPr>
            <w:noProof/>
            <w:webHidden/>
          </w:rPr>
        </w:r>
        <w:r w:rsidR="00F00C50">
          <w:rPr>
            <w:noProof/>
            <w:webHidden/>
          </w:rPr>
          <w:fldChar w:fldCharType="separate"/>
        </w:r>
        <w:r w:rsidR="004E3BB3">
          <w:rPr>
            <w:noProof/>
            <w:webHidden/>
          </w:rPr>
          <w:t>50</w:t>
        </w:r>
        <w:r w:rsidR="00F00C50">
          <w:rPr>
            <w:noProof/>
            <w:webHidden/>
          </w:rPr>
          <w:fldChar w:fldCharType="end"/>
        </w:r>
      </w:hyperlink>
    </w:p>
    <w:p w14:paraId="75A9B01E"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14" w:history="1">
        <w:r w:rsidR="00F00C50" w:rsidRPr="00AB77C2">
          <w:rPr>
            <w:rStyle w:val="Hyperlink"/>
            <w:noProof/>
            <w:snapToGrid w:val="0"/>
            <w:w w:val="0"/>
          </w:rPr>
          <w:t>4.3</w:t>
        </w:r>
        <w:r w:rsidR="00F00C50">
          <w:rPr>
            <w:rFonts w:asciiTheme="minorHAnsi" w:eastAsiaTheme="minorEastAsia" w:hAnsiTheme="minorHAnsi" w:cstheme="minorBidi"/>
            <w:noProof/>
            <w:szCs w:val="22"/>
            <w:lang w:val="hr-HR" w:eastAsia="hr-HR"/>
          </w:rPr>
          <w:tab/>
        </w:r>
        <w:r w:rsidR="00F00C50" w:rsidRPr="00AB77C2">
          <w:rPr>
            <w:rStyle w:val="Hyperlink"/>
            <w:noProof/>
          </w:rPr>
          <w:t>Integration scenarios</w:t>
        </w:r>
        <w:r w:rsidR="00F00C50">
          <w:rPr>
            <w:noProof/>
            <w:webHidden/>
          </w:rPr>
          <w:tab/>
        </w:r>
        <w:r w:rsidR="00F00C50">
          <w:rPr>
            <w:noProof/>
            <w:webHidden/>
          </w:rPr>
          <w:fldChar w:fldCharType="begin"/>
        </w:r>
        <w:r w:rsidR="00F00C50">
          <w:rPr>
            <w:noProof/>
            <w:webHidden/>
          </w:rPr>
          <w:instrText xml:space="preserve"> PAGEREF _Toc420893214 \h </w:instrText>
        </w:r>
        <w:r w:rsidR="00F00C50">
          <w:rPr>
            <w:noProof/>
            <w:webHidden/>
          </w:rPr>
        </w:r>
        <w:r w:rsidR="00F00C50">
          <w:rPr>
            <w:noProof/>
            <w:webHidden/>
          </w:rPr>
          <w:fldChar w:fldCharType="separate"/>
        </w:r>
        <w:r w:rsidR="004E3BB3">
          <w:rPr>
            <w:noProof/>
            <w:webHidden/>
          </w:rPr>
          <w:t>56</w:t>
        </w:r>
        <w:r w:rsidR="00F00C50">
          <w:rPr>
            <w:noProof/>
            <w:webHidden/>
          </w:rPr>
          <w:fldChar w:fldCharType="end"/>
        </w:r>
      </w:hyperlink>
    </w:p>
    <w:p w14:paraId="09D65986"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5" w:history="1">
        <w:r w:rsidR="00F00C50" w:rsidRPr="00AB77C2">
          <w:rPr>
            <w:rStyle w:val="Hyperlink"/>
            <w:noProof/>
          </w:rPr>
          <w:t>4.3.1</w:t>
        </w:r>
        <w:r w:rsidR="00F00C50">
          <w:rPr>
            <w:rFonts w:asciiTheme="minorHAnsi" w:eastAsiaTheme="minorEastAsia" w:hAnsiTheme="minorHAnsi" w:cstheme="minorBidi"/>
            <w:noProof/>
            <w:szCs w:val="22"/>
            <w:lang w:val="hr-HR" w:eastAsia="hr-HR"/>
          </w:rPr>
          <w:tab/>
        </w:r>
        <w:r w:rsidR="00F00C50" w:rsidRPr="00AB77C2">
          <w:rPr>
            <w:rStyle w:val="Hyperlink"/>
            <w:noProof/>
          </w:rPr>
          <w:t>Integrated solution</w:t>
        </w:r>
        <w:r w:rsidR="00F00C50">
          <w:rPr>
            <w:noProof/>
            <w:webHidden/>
          </w:rPr>
          <w:tab/>
        </w:r>
        <w:r w:rsidR="00F00C50">
          <w:rPr>
            <w:noProof/>
            <w:webHidden/>
          </w:rPr>
          <w:fldChar w:fldCharType="begin"/>
        </w:r>
        <w:r w:rsidR="00F00C50">
          <w:rPr>
            <w:noProof/>
            <w:webHidden/>
          </w:rPr>
          <w:instrText xml:space="preserve"> PAGEREF _Toc420893215 \h </w:instrText>
        </w:r>
        <w:r w:rsidR="00F00C50">
          <w:rPr>
            <w:noProof/>
            <w:webHidden/>
          </w:rPr>
        </w:r>
        <w:r w:rsidR="00F00C50">
          <w:rPr>
            <w:noProof/>
            <w:webHidden/>
          </w:rPr>
          <w:fldChar w:fldCharType="separate"/>
        </w:r>
        <w:r w:rsidR="004E3BB3">
          <w:rPr>
            <w:noProof/>
            <w:webHidden/>
          </w:rPr>
          <w:t>56</w:t>
        </w:r>
        <w:r w:rsidR="00F00C50">
          <w:rPr>
            <w:noProof/>
            <w:webHidden/>
          </w:rPr>
          <w:fldChar w:fldCharType="end"/>
        </w:r>
      </w:hyperlink>
    </w:p>
    <w:p w14:paraId="7F352F6F"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6" w:history="1">
        <w:r w:rsidR="00F00C50" w:rsidRPr="00AB77C2">
          <w:rPr>
            <w:rStyle w:val="Hyperlink"/>
            <w:noProof/>
          </w:rPr>
          <w:t>4.3.2</w:t>
        </w:r>
        <w:r w:rsidR="00F00C50">
          <w:rPr>
            <w:rFonts w:asciiTheme="minorHAnsi" w:eastAsiaTheme="minorEastAsia" w:hAnsiTheme="minorHAnsi" w:cstheme="minorBidi"/>
            <w:noProof/>
            <w:szCs w:val="22"/>
            <w:lang w:val="hr-HR" w:eastAsia="hr-HR"/>
          </w:rPr>
          <w:tab/>
        </w:r>
        <w:r w:rsidR="00F00C50" w:rsidRPr="00AB77C2">
          <w:rPr>
            <w:rStyle w:val="Hyperlink"/>
            <w:noProof/>
          </w:rPr>
          <w:t>Using the solution as a service</w:t>
        </w:r>
        <w:r w:rsidR="00F00C50">
          <w:rPr>
            <w:noProof/>
            <w:webHidden/>
          </w:rPr>
          <w:tab/>
        </w:r>
        <w:r w:rsidR="00F00C50">
          <w:rPr>
            <w:noProof/>
            <w:webHidden/>
          </w:rPr>
          <w:fldChar w:fldCharType="begin"/>
        </w:r>
        <w:r w:rsidR="00F00C50">
          <w:rPr>
            <w:noProof/>
            <w:webHidden/>
          </w:rPr>
          <w:instrText xml:space="preserve"> PAGEREF _Toc420893216 \h </w:instrText>
        </w:r>
        <w:r w:rsidR="00F00C50">
          <w:rPr>
            <w:noProof/>
            <w:webHidden/>
          </w:rPr>
        </w:r>
        <w:r w:rsidR="00F00C50">
          <w:rPr>
            <w:noProof/>
            <w:webHidden/>
          </w:rPr>
          <w:fldChar w:fldCharType="separate"/>
        </w:r>
        <w:r w:rsidR="004E3BB3">
          <w:rPr>
            <w:noProof/>
            <w:webHidden/>
          </w:rPr>
          <w:t>57</w:t>
        </w:r>
        <w:r w:rsidR="00F00C50">
          <w:rPr>
            <w:noProof/>
            <w:webHidden/>
          </w:rPr>
          <w:fldChar w:fldCharType="end"/>
        </w:r>
      </w:hyperlink>
    </w:p>
    <w:p w14:paraId="3669B9A6"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7" w:history="1">
        <w:r w:rsidR="00F00C50" w:rsidRPr="00AB77C2">
          <w:rPr>
            <w:rStyle w:val="Hyperlink"/>
            <w:noProof/>
          </w:rPr>
          <w:t>4.3.3</w:t>
        </w:r>
        <w:r w:rsidR="00F00C50">
          <w:rPr>
            <w:rFonts w:asciiTheme="minorHAnsi" w:eastAsiaTheme="minorEastAsia" w:hAnsiTheme="minorHAnsi" w:cstheme="minorBidi"/>
            <w:noProof/>
            <w:szCs w:val="22"/>
            <w:lang w:val="hr-HR" w:eastAsia="hr-HR"/>
          </w:rPr>
          <w:tab/>
        </w:r>
        <w:r w:rsidR="00F00C50" w:rsidRPr="00AB77C2">
          <w:rPr>
            <w:rStyle w:val="Hyperlink"/>
            <w:noProof/>
          </w:rPr>
          <w:t>Comparison</w:t>
        </w:r>
        <w:r w:rsidR="00F00C50">
          <w:rPr>
            <w:noProof/>
            <w:webHidden/>
          </w:rPr>
          <w:tab/>
        </w:r>
        <w:r w:rsidR="00F00C50">
          <w:rPr>
            <w:noProof/>
            <w:webHidden/>
          </w:rPr>
          <w:fldChar w:fldCharType="begin"/>
        </w:r>
        <w:r w:rsidR="00F00C50">
          <w:rPr>
            <w:noProof/>
            <w:webHidden/>
          </w:rPr>
          <w:instrText xml:space="preserve"> PAGEREF _Toc420893217 \h </w:instrText>
        </w:r>
        <w:r w:rsidR="00F00C50">
          <w:rPr>
            <w:noProof/>
            <w:webHidden/>
          </w:rPr>
        </w:r>
        <w:r w:rsidR="00F00C50">
          <w:rPr>
            <w:noProof/>
            <w:webHidden/>
          </w:rPr>
          <w:fldChar w:fldCharType="separate"/>
        </w:r>
        <w:r w:rsidR="004E3BB3">
          <w:rPr>
            <w:noProof/>
            <w:webHidden/>
          </w:rPr>
          <w:t>58</w:t>
        </w:r>
        <w:r w:rsidR="00F00C50">
          <w:rPr>
            <w:noProof/>
            <w:webHidden/>
          </w:rPr>
          <w:fldChar w:fldCharType="end"/>
        </w:r>
      </w:hyperlink>
    </w:p>
    <w:p w14:paraId="1103E6C1"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8" w:history="1">
        <w:r w:rsidR="00F00C50" w:rsidRPr="00AB77C2">
          <w:rPr>
            <w:rStyle w:val="Hyperlink"/>
            <w:noProof/>
          </w:rPr>
          <w:t>4.3.4</w:t>
        </w:r>
        <w:r w:rsidR="00F00C50">
          <w:rPr>
            <w:rFonts w:asciiTheme="minorHAnsi" w:eastAsiaTheme="minorEastAsia" w:hAnsiTheme="minorHAnsi" w:cstheme="minorBidi"/>
            <w:noProof/>
            <w:szCs w:val="22"/>
            <w:lang w:val="hr-HR" w:eastAsia="hr-HR"/>
          </w:rPr>
          <w:tab/>
        </w:r>
        <w:r w:rsidR="00F00C50" w:rsidRPr="00AB77C2">
          <w:rPr>
            <w:rStyle w:val="Hyperlink"/>
            <w:noProof/>
          </w:rPr>
          <w:t>Security Issues and threats</w:t>
        </w:r>
        <w:r w:rsidR="00F00C50">
          <w:rPr>
            <w:noProof/>
            <w:webHidden/>
          </w:rPr>
          <w:tab/>
        </w:r>
        <w:r w:rsidR="00F00C50">
          <w:rPr>
            <w:noProof/>
            <w:webHidden/>
          </w:rPr>
          <w:fldChar w:fldCharType="begin"/>
        </w:r>
        <w:r w:rsidR="00F00C50">
          <w:rPr>
            <w:noProof/>
            <w:webHidden/>
          </w:rPr>
          <w:instrText xml:space="preserve"> PAGEREF _Toc420893218 \h </w:instrText>
        </w:r>
        <w:r w:rsidR="00F00C50">
          <w:rPr>
            <w:noProof/>
            <w:webHidden/>
          </w:rPr>
        </w:r>
        <w:r w:rsidR="00F00C50">
          <w:rPr>
            <w:noProof/>
            <w:webHidden/>
          </w:rPr>
          <w:fldChar w:fldCharType="separate"/>
        </w:r>
        <w:r w:rsidR="004E3BB3">
          <w:rPr>
            <w:noProof/>
            <w:webHidden/>
          </w:rPr>
          <w:t>58</w:t>
        </w:r>
        <w:r w:rsidR="00F00C50">
          <w:rPr>
            <w:noProof/>
            <w:webHidden/>
          </w:rPr>
          <w:fldChar w:fldCharType="end"/>
        </w:r>
      </w:hyperlink>
    </w:p>
    <w:p w14:paraId="5DB83E99"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19" w:history="1">
        <w:r w:rsidR="00F00C50" w:rsidRPr="00AB77C2">
          <w:rPr>
            <w:rStyle w:val="Hyperlink"/>
            <w:noProof/>
          </w:rPr>
          <w:t>4.3.5</w:t>
        </w:r>
        <w:r w:rsidR="00F00C50">
          <w:rPr>
            <w:rFonts w:asciiTheme="minorHAnsi" w:eastAsiaTheme="minorEastAsia" w:hAnsiTheme="minorHAnsi" w:cstheme="minorBidi"/>
            <w:noProof/>
            <w:szCs w:val="22"/>
            <w:lang w:val="hr-HR" w:eastAsia="hr-HR"/>
          </w:rPr>
          <w:tab/>
        </w:r>
        <w:r w:rsidR="00F00C50" w:rsidRPr="00AB77C2">
          <w:rPr>
            <w:rStyle w:val="Hyperlink"/>
            <w:noProof/>
          </w:rPr>
          <w:t>Scalability and distribution</w:t>
        </w:r>
        <w:r w:rsidR="00F00C50">
          <w:rPr>
            <w:noProof/>
            <w:webHidden/>
          </w:rPr>
          <w:tab/>
        </w:r>
        <w:r w:rsidR="00F00C50">
          <w:rPr>
            <w:noProof/>
            <w:webHidden/>
          </w:rPr>
          <w:fldChar w:fldCharType="begin"/>
        </w:r>
        <w:r w:rsidR="00F00C50">
          <w:rPr>
            <w:noProof/>
            <w:webHidden/>
          </w:rPr>
          <w:instrText xml:space="preserve"> PAGEREF _Toc420893219 \h </w:instrText>
        </w:r>
        <w:r w:rsidR="00F00C50">
          <w:rPr>
            <w:noProof/>
            <w:webHidden/>
          </w:rPr>
        </w:r>
        <w:r w:rsidR="00F00C50">
          <w:rPr>
            <w:noProof/>
            <w:webHidden/>
          </w:rPr>
          <w:fldChar w:fldCharType="separate"/>
        </w:r>
        <w:r w:rsidR="004E3BB3">
          <w:rPr>
            <w:noProof/>
            <w:webHidden/>
          </w:rPr>
          <w:t>59</w:t>
        </w:r>
        <w:r w:rsidR="00F00C50">
          <w:rPr>
            <w:noProof/>
            <w:webHidden/>
          </w:rPr>
          <w:fldChar w:fldCharType="end"/>
        </w:r>
      </w:hyperlink>
    </w:p>
    <w:p w14:paraId="00464E2D"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20" w:history="1">
        <w:r w:rsidR="00F00C50" w:rsidRPr="00AB77C2">
          <w:rPr>
            <w:rStyle w:val="Hyperlink"/>
            <w:noProof/>
            <w:snapToGrid w:val="0"/>
            <w:w w:val="0"/>
          </w:rPr>
          <w:t>4.4</w:t>
        </w:r>
        <w:r w:rsidR="00F00C50">
          <w:rPr>
            <w:rFonts w:asciiTheme="minorHAnsi" w:eastAsiaTheme="minorEastAsia" w:hAnsiTheme="minorHAnsi" w:cstheme="minorBidi"/>
            <w:noProof/>
            <w:szCs w:val="22"/>
            <w:lang w:val="hr-HR" w:eastAsia="hr-HR"/>
          </w:rPr>
          <w:tab/>
        </w:r>
        <w:r w:rsidR="00F00C50" w:rsidRPr="00AB77C2">
          <w:rPr>
            <w:rStyle w:val="Hyperlink"/>
            <w:noProof/>
          </w:rPr>
          <w:t>Development process</w:t>
        </w:r>
        <w:r w:rsidR="00F00C50">
          <w:rPr>
            <w:noProof/>
            <w:webHidden/>
          </w:rPr>
          <w:tab/>
        </w:r>
        <w:r w:rsidR="00F00C50">
          <w:rPr>
            <w:noProof/>
            <w:webHidden/>
          </w:rPr>
          <w:fldChar w:fldCharType="begin"/>
        </w:r>
        <w:r w:rsidR="00F00C50">
          <w:rPr>
            <w:noProof/>
            <w:webHidden/>
          </w:rPr>
          <w:instrText xml:space="preserve"> PAGEREF _Toc420893220 \h </w:instrText>
        </w:r>
        <w:r w:rsidR="00F00C50">
          <w:rPr>
            <w:noProof/>
            <w:webHidden/>
          </w:rPr>
        </w:r>
        <w:r w:rsidR="00F00C50">
          <w:rPr>
            <w:noProof/>
            <w:webHidden/>
          </w:rPr>
          <w:fldChar w:fldCharType="separate"/>
        </w:r>
        <w:r w:rsidR="004E3BB3">
          <w:rPr>
            <w:noProof/>
            <w:webHidden/>
          </w:rPr>
          <w:t>60</w:t>
        </w:r>
        <w:r w:rsidR="00F00C50">
          <w:rPr>
            <w:noProof/>
            <w:webHidden/>
          </w:rPr>
          <w:fldChar w:fldCharType="end"/>
        </w:r>
      </w:hyperlink>
    </w:p>
    <w:p w14:paraId="2431B89D"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21" w:history="1">
        <w:r w:rsidR="00F00C50" w:rsidRPr="00AB77C2">
          <w:rPr>
            <w:rStyle w:val="Hyperlink"/>
            <w:noProof/>
            <w:snapToGrid w:val="0"/>
            <w:w w:val="0"/>
          </w:rPr>
          <w:t>4.5</w:t>
        </w:r>
        <w:r w:rsidR="00F00C50">
          <w:rPr>
            <w:rFonts w:asciiTheme="minorHAnsi" w:eastAsiaTheme="minorEastAsia" w:hAnsiTheme="minorHAnsi" w:cstheme="minorBidi"/>
            <w:noProof/>
            <w:szCs w:val="22"/>
            <w:lang w:val="hr-HR" w:eastAsia="hr-HR"/>
          </w:rPr>
          <w:tab/>
        </w:r>
        <w:r w:rsidR="00F00C50" w:rsidRPr="00AB77C2">
          <w:rPr>
            <w:rStyle w:val="Hyperlink"/>
            <w:noProof/>
          </w:rPr>
          <w:t>Potential improvements</w:t>
        </w:r>
        <w:r w:rsidR="00F00C50">
          <w:rPr>
            <w:noProof/>
            <w:webHidden/>
          </w:rPr>
          <w:tab/>
        </w:r>
        <w:r w:rsidR="00F00C50">
          <w:rPr>
            <w:noProof/>
            <w:webHidden/>
          </w:rPr>
          <w:fldChar w:fldCharType="begin"/>
        </w:r>
        <w:r w:rsidR="00F00C50">
          <w:rPr>
            <w:noProof/>
            <w:webHidden/>
          </w:rPr>
          <w:instrText xml:space="preserve"> PAGEREF _Toc420893221 \h </w:instrText>
        </w:r>
        <w:r w:rsidR="00F00C50">
          <w:rPr>
            <w:noProof/>
            <w:webHidden/>
          </w:rPr>
        </w:r>
        <w:r w:rsidR="00F00C50">
          <w:rPr>
            <w:noProof/>
            <w:webHidden/>
          </w:rPr>
          <w:fldChar w:fldCharType="separate"/>
        </w:r>
        <w:r w:rsidR="004E3BB3">
          <w:rPr>
            <w:noProof/>
            <w:webHidden/>
          </w:rPr>
          <w:t>61</w:t>
        </w:r>
        <w:r w:rsidR="00F00C50">
          <w:rPr>
            <w:noProof/>
            <w:webHidden/>
          </w:rPr>
          <w:fldChar w:fldCharType="end"/>
        </w:r>
      </w:hyperlink>
    </w:p>
    <w:p w14:paraId="22843595" w14:textId="77777777" w:rsidR="00F00C50" w:rsidRDefault="00CB4FDC">
      <w:pPr>
        <w:pStyle w:val="TOC1"/>
        <w:rPr>
          <w:rFonts w:asciiTheme="minorHAnsi" w:eastAsiaTheme="minorEastAsia" w:hAnsiTheme="minorHAnsi" w:cstheme="minorBidi"/>
          <w:noProof/>
          <w:szCs w:val="22"/>
          <w:lang w:val="hr-HR" w:eastAsia="hr-HR"/>
        </w:rPr>
      </w:pPr>
      <w:hyperlink w:anchor="_Toc420893222" w:history="1">
        <w:r w:rsidR="00F00C50" w:rsidRPr="00AB77C2">
          <w:rPr>
            <w:rStyle w:val="Hyperlink"/>
            <w:noProof/>
          </w:rPr>
          <w:t>5</w:t>
        </w:r>
        <w:r w:rsidR="00F00C50">
          <w:rPr>
            <w:rFonts w:asciiTheme="minorHAnsi" w:eastAsiaTheme="minorEastAsia" w:hAnsiTheme="minorHAnsi" w:cstheme="minorBidi"/>
            <w:noProof/>
            <w:szCs w:val="22"/>
            <w:lang w:val="hr-HR" w:eastAsia="hr-HR"/>
          </w:rPr>
          <w:tab/>
        </w:r>
        <w:r w:rsidR="00F00C50" w:rsidRPr="00AB77C2">
          <w:rPr>
            <w:rStyle w:val="Hyperlink"/>
            <w:noProof/>
          </w:rPr>
          <w:t>Proof of concept</w:t>
        </w:r>
        <w:r w:rsidR="00F00C50">
          <w:rPr>
            <w:noProof/>
            <w:webHidden/>
          </w:rPr>
          <w:tab/>
        </w:r>
        <w:r w:rsidR="00F00C50">
          <w:rPr>
            <w:noProof/>
            <w:webHidden/>
          </w:rPr>
          <w:fldChar w:fldCharType="begin"/>
        </w:r>
        <w:r w:rsidR="00F00C50">
          <w:rPr>
            <w:noProof/>
            <w:webHidden/>
          </w:rPr>
          <w:instrText xml:space="preserve"> PAGEREF _Toc420893222 \h </w:instrText>
        </w:r>
        <w:r w:rsidR="00F00C50">
          <w:rPr>
            <w:noProof/>
            <w:webHidden/>
          </w:rPr>
        </w:r>
        <w:r w:rsidR="00F00C50">
          <w:rPr>
            <w:noProof/>
            <w:webHidden/>
          </w:rPr>
          <w:fldChar w:fldCharType="separate"/>
        </w:r>
        <w:r w:rsidR="004E3BB3">
          <w:rPr>
            <w:noProof/>
            <w:webHidden/>
          </w:rPr>
          <w:t>63</w:t>
        </w:r>
        <w:r w:rsidR="00F00C50">
          <w:rPr>
            <w:noProof/>
            <w:webHidden/>
          </w:rPr>
          <w:fldChar w:fldCharType="end"/>
        </w:r>
      </w:hyperlink>
    </w:p>
    <w:p w14:paraId="45084F20"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23" w:history="1">
        <w:r w:rsidR="00F00C50" w:rsidRPr="00AB77C2">
          <w:rPr>
            <w:rStyle w:val="Hyperlink"/>
            <w:noProof/>
            <w:snapToGrid w:val="0"/>
            <w:w w:val="0"/>
          </w:rPr>
          <w:t>5.1</w:t>
        </w:r>
        <w:r w:rsidR="00F00C50">
          <w:rPr>
            <w:rFonts w:asciiTheme="minorHAnsi" w:eastAsiaTheme="minorEastAsia" w:hAnsiTheme="minorHAnsi" w:cstheme="minorBidi"/>
            <w:noProof/>
            <w:szCs w:val="22"/>
            <w:lang w:val="hr-HR" w:eastAsia="hr-HR"/>
          </w:rPr>
          <w:tab/>
        </w:r>
        <w:r w:rsidR="00F00C50" w:rsidRPr="00AB77C2">
          <w:rPr>
            <w:rStyle w:val="Hyperlink"/>
            <w:noProof/>
          </w:rPr>
          <w:t>Testing</w:t>
        </w:r>
        <w:r w:rsidR="00F00C50">
          <w:rPr>
            <w:noProof/>
            <w:webHidden/>
          </w:rPr>
          <w:tab/>
        </w:r>
        <w:r w:rsidR="00F00C50">
          <w:rPr>
            <w:noProof/>
            <w:webHidden/>
          </w:rPr>
          <w:fldChar w:fldCharType="begin"/>
        </w:r>
        <w:r w:rsidR="00F00C50">
          <w:rPr>
            <w:noProof/>
            <w:webHidden/>
          </w:rPr>
          <w:instrText xml:space="preserve"> PAGEREF _Toc420893223 \h </w:instrText>
        </w:r>
        <w:r w:rsidR="00F00C50">
          <w:rPr>
            <w:noProof/>
            <w:webHidden/>
          </w:rPr>
        </w:r>
        <w:r w:rsidR="00F00C50">
          <w:rPr>
            <w:noProof/>
            <w:webHidden/>
          </w:rPr>
          <w:fldChar w:fldCharType="separate"/>
        </w:r>
        <w:r w:rsidR="004E3BB3">
          <w:rPr>
            <w:noProof/>
            <w:webHidden/>
          </w:rPr>
          <w:t>63</w:t>
        </w:r>
        <w:r w:rsidR="00F00C50">
          <w:rPr>
            <w:noProof/>
            <w:webHidden/>
          </w:rPr>
          <w:fldChar w:fldCharType="end"/>
        </w:r>
      </w:hyperlink>
    </w:p>
    <w:p w14:paraId="6AD048BA"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24" w:history="1">
        <w:r w:rsidR="00F00C50" w:rsidRPr="00AB77C2">
          <w:rPr>
            <w:rStyle w:val="Hyperlink"/>
            <w:noProof/>
          </w:rPr>
          <w:t>5.1.1</w:t>
        </w:r>
        <w:r w:rsidR="00F00C50">
          <w:rPr>
            <w:rFonts w:asciiTheme="minorHAnsi" w:eastAsiaTheme="minorEastAsia" w:hAnsiTheme="minorHAnsi" w:cstheme="minorBidi"/>
            <w:noProof/>
            <w:szCs w:val="22"/>
            <w:lang w:val="hr-HR" w:eastAsia="hr-HR"/>
          </w:rPr>
          <w:tab/>
        </w:r>
        <w:r w:rsidR="00F00C50" w:rsidRPr="00AB77C2">
          <w:rPr>
            <w:rStyle w:val="Hyperlink"/>
            <w:noProof/>
          </w:rPr>
          <w:t>Local integration scenario testing</w:t>
        </w:r>
        <w:r w:rsidR="00F00C50">
          <w:rPr>
            <w:noProof/>
            <w:webHidden/>
          </w:rPr>
          <w:tab/>
        </w:r>
        <w:r w:rsidR="00F00C50">
          <w:rPr>
            <w:noProof/>
            <w:webHidden/>
          </w:rPr>
          <w:fldChar w:fldCharType="begin"/>
        </w:r>
        <w:r w:rsidR="00F00C50">
          <w:rPr>
            <w:noProof/>
            <w:webHidden/>
          </w:rPr>
          <w:instrText xml:space="preserve"> PAGEREF _Toc420893224 \h </w:instrText>
        </w:r>
        <w:r w:rsidR="00F00C50">
          <w:rPr>
            <w:noProof/>
            <w:webHidden/>
          </w:rPr>
        </w:r>
        <w:r w:rsidR="00F00C50">
          <w:rPr>
            <w:noProof/>
            <w:webHidden/>
          </w:rPr>
          <w:fldChar w:fldCharType="separate"/>
        </w:r>
        <w:r w:rsidR="004E3BB3">
          <w:rPr>
            <w:noProof/>
            <w:webHidden/>
          </w:rPr>
          <w:t>63</w:t>
        </w:r>
        <w:r w:rsidR="00F00C50">
          <w:rPr>
            <w:noProof/>
            <w:webHidden/>
          </w:rPr>
          <w:fldChar w:fldCharType="end"/>
        </w:r>
      </w:hyperlink>
    </w:p>
    <w:p w14:paraId="5382FA0F"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25" w:history="1">
        <w:r w:rsidR="00F00C50" w:rsidRPr="00AB77C2">
          <w:rPr>
            <w:rStyle w:val="Hyperlink"/>
            <w:noProof/>
          </w:rPr>
          <w:t>5.1.2</w:t>
        </w:r>
        <w:r w:rsidR="00F00C50">
          <w:rPr>
            <w:rFonts w:asciiTheme="minorHAnsi" w:eastAsiaTheme="minorEastAsia" w:hAnsiTheme="minorHAnsi" w:cstheme="minorBidi"/>
            <w:noProof/>
            <w:szCs w:val="22"/>
            <w:lang w:val="hr-HR" w:eastAsia="hr-HR"/>
          </w:rPr>
          <w:tab/>
        </w:r>
        <w:r w:rsidR="00F00C50" w:rsidRPr="00AB77C2">
          <w:rPr>
            <w:rStyle w:val="Hyperlink"/>
            <w:noProof/>
          </w:rPr>
          <w:t>Integration as a service scenario testing</w:t>
        </w:r>
        <w:r w:rsidR="00F00C50">
          <w:rPr>
            <w:noProof/>
            <w:webHidden/>
          </w:rPr>
          <w:tab/>
        </w:r>
        <w:r w:rsidR="00F00C50">
          <w:rPr>
            <w:noProof/>
            <w:webHidden/>
          </w:rPr>
          <w:fldChar w:fldCharType="begin"/>
        </w:r>
        <w:r w:rsidR="00F00C50">
          <w:rPr>
            <w:noProof/>
            <w:webHidden/>
          </w:rPr>
          <w:instrText xml:space="preserve"> PAGEREF _Toc420893225 \h </w:instrText>
        </w:r>
        <w:r w:rsidR="00F00C50">
          <w:rPr>
            <w:noProof/>
            <w:webHidden/>
          </w:rPr>
        </w:r>
        <w:r w:rsidR="00F00C50">
          <w:rPr>
            <w:noProof/>
            <w:webHidden/>
          </w:rPr>
          <w:fldChar w:fldCharType="separate"/>
        </w:r>
        <w:r w:rsidR="004E3BB3">
          <w:rPr>
            <w:noProof/>
            <w:webHidden/>
          </w:rPr>
          <w:t>66</w:t>
        </w:r>
        <w:r w:rsidR="00F00C50">
          <w:rPr>
            <w:noProof/>
            <w:webHidden/>
          </w:rPr>
          <w:fldChar w:fldCharType="end"/>
        </w:r>
      </w:hyperlink>
    </w:p>
    <w:p w14:paraId="62C00044"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26" w:history="1">
        <w:r w:rsidR="00F00C50" w:rsidRPr="00AB77C2">
          <w:rPr>
            <w:rStyle w:val="Hyperlink"/>
            <w:noProof/>
          </w:rPr>
          <w:t>5.1.3</w:t>
        </w:r>
        <w:r w:rsidR="00F00C50">
          <w:rPr>
            <w:rFonts w:asciiTheme="minorHAnsi" w:eastAsiaTheme="minorEastAsia" w:hAnsiTheme="minorHAnsi" w:cstheme="minorBidi"/>
            <w:noProof/>
            <w:szCs w:val="22"/>
            <w:lang w:val="hr-HR" w:eastAsia="hr-HR"/>
          </w:rPr>
          <w:tab/>
        </w:r>
        <w:r w:rsidR="00F00C50" w:rsidRPr="00AB77C2">
          <w:rPr>
            <w:rStyle w:val="Hyperlink"/>
            <w:noProof/>
          </w:rPr>
          <w:t>Test results</w:t>
        </w:r>
        <w:r w:rsidR="00F00C50">
          <w:rPr>
            <w:noProof/>
            <w:webHidden/>
          </w:rPr>
          <w:tab/>
        </w:r>
        <w:r w:rsidR="00F00C50">
          <w:rPr>
            <w:noProof/>
            <w:webHidden/>
          </w:rPr>
          <w:fldChar w:fldCharType="begin"/>
        </w:r>
        <w:r w:rsidR="00F00C50">
          <w:rPr>
            <w:noProof/>
            <w:webHidden/>
          </w:rPr>
          <w:instrText xml:space="preserve"> PAGEREF _Toc420893226 \h </w:instrText>
        </w:r>
        <w:r w:rsidR="00F00C50">
          <w:rPr>
            <w:noProof/>
            <w:webHidden/>
          </w:rPr>
        </w:r>
        <w:r w:rsidR="00F00C50">
          <w:rPr>
            <w:noProof/>
            <w:webHidden/>
          </w:rPr>
          <w:fldChar w:fldCharType="separate"/>
        </w:r>
        <w:r w:rsidR="004E3BB3">
          <w:rPr>
            <w:noProof/>
            <w:webHidden/>
          </w:rPr>
          <w:t>68</w:t>
        </w:r>
        <w:r w:rsidR="00F00C50">
          <w:rPr>
            <w:noProof/>
            <w:webHidden/>
          </w:rPr>
          <w:fldChar w:fldCharType="end"/>
        </w:r>
      </w:hyperlink>
    </w:p>
    <w:p w14:paraId="7AD72357"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27" w:history="1">
        <w:r w:rsidR="00F00C50" w:rsidRPr="00AB77C2">
          <w:rPr>
            <w:rStyle w:val="Hyperlink"/>
            <w:noProof/>
            <w:snapToGrid w:val="0"/>
            <w:w w:val="0"/>
          </w:rPr>
          <w:t>5.2</w:t>
        </w:r>
        <w:r w:rsidR="00F00C50">
          <w:rPr>
            <w:rFonts w:asciiTheme="minorHAnsi" w:eastAsiaTheme="minorEastAsia" w:hAnsiTheme="minorHAnsi" w:cstheme="minorBidi"/>
            <w:noProof/>
            <w:szCs w:val="22"/>
            <w:lang w:val="hr-HR" w:eastAsia="hr-HR"/>
          </w:rPr>
          <w:tab/>
        </w:r>
        <w:r w:rsidR="00F00C50" w:rsidRPr="00AB77C2">
          <w:rPr>
            <w:rStyle w:val="Hyperlink"/>
            <w:noProof/>
          </w:rPr>
          <w:t>Integration with SMARTIE</w:t>
        </w:r>
        <w:r w:rsidR="00F00C50">
          <w:rPr>
            <w:noProof/>
            <w:webHidden/>
          </w:rPr>
          <w:tab/>
        </w:r>
        <w:r w:rsidR="00F00C50">
          <w:rPr>
            <w:noProof/>
            <w:webHidden/>
          </w:rPr>
          <w:fldChar w:fldCharType="begin"/>
        </w:r>
        <w:r w:rsidR="00F00C50">
          <w:rPr>
            <w:noProof/>
            <w:webHidden/>
          </w:rPr>
          <w:instrText xml:space="preserve"> PAGEREF _Toc420893227 \h </w:instrText>
        </w:r>
        <w:r w:rsidR="00F00C50">
          <w:rPr>
            <w:noProof/>
            <w:webHidden/>
          </w:rPr>
        </w:r>
        <w:r w:rsidR="00F00C50">
          <w:rPr>
            <w:noProof/>
            <w:webHidden/>
          </w:rPr>
          <w:fldChar w:fldCharType="separate"/>
        </w:r>
        <w:r w:rsidR="004E3BB3">
          <w:rPr>
            <w:noProof/>
            <w:webHidden/>
          </w:rPr>
          <w:t>68</w:t>
        </w:r>
        <w:r w:rsidR="00F00C50">
          <w:rPr>
            <w:noProof/>
            <w:webHidden/>
          </w:rPr>
          <w:fldChar w:fldCharType="end"/>
        </w:r>
      </w:hyperlink>
    </w:p>
    <w:p w14:paraId="2A73BD5D"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28" w:history="1">
        <w:r w:rsidR="00F00C50" w:rsidRPr="00AB77C2">
          <w:rPr>
            <w:rStyle w:val="Hyperlink"/>
            <w:noProof/>
          </w:rPr>
          <w:t>5.2.1</w:t>
        </w:r>
        <w:r w:rsidR="00F00C50">
          <w:rPr>
            <w:rFonts w:asciiTheme="minorHAnsi" w:eastAsiaTheme="minorEastAsia" w:hAnsiTheme="minorHAnsi" w:cstheme="minorBidi"/>
            <w:noProof/>
            <w:szCs w:val="22"/>
            <w:lang w:val="hr-HR" w:eastAsia="hr-HR"/>
          </w:rPr>
          <w:tab/>
        </w:r>
        <w:r w:rsidR="00F00C50" w:rsidRPr="00AB77C2">
          <w:rPr>
            <w:rStyle w:val="Hyperlink"/>
            <w:noProof/>
          </w:rPr>
          <w:t>Current state and issues</w:t>
        </w:r>
        <w:r w:rsidR="00F00C50">
          <w:rPr>
            <w:noProof/>
            <w:webHidden/>
          </w:rPr>
          <w:tab/>
        </w:r>
        <w:r w:rsidR="00F00C50">
          <w:rPr>
            <w:noProof/>
            <w:webHidden/>
          </w:rPr>
          <w:fldChar w:fldCharType="begin"/>
        </w:r>
        <w:r w:rsidR="00F00C50">
          <w:rPr>
            <w:noProof/>
            <w:webHidden/>
          </w:rPr>
          <w:instrText xml:space="preserve"> PAGEREF _Toc420893228 \h </w:instrText>
        </w:r>
        <w:r w:rsidR="00F00C50">
          <w:rPr>
            <w:noProof/>
            <w:webHidden/>
          </w:rPr>
        </w:r>
        <w:r w:rsidR="00F00C50">
          <w:rPr>
            <w:noProof/>
            <w:webHidden/>
          </w:rPr>
          <w:fldChar w:fldCharType="separate"/>
        </w:r>
        <w:r w:rsidR="004E3BB3">
          <w:rPr>
            <w:noProof/>
            <w:webHidden/>
          </w:rPr>
          <w:t>68</w:t>
        </w:r>
        <w:r w:rsidR="00F00C50">
          <w:rPr>
            <w:noProof/>
            <w:webHidden/>
          </w:rPr>
          <w:fldChar w:fldCharType="end"/>
        </w:r>
      </w:hyperlink>
    </w:p>
    <w:p w14:paraId="35345CE5" w14:textId="77777777" w:rsidR="00F00C50" w:rsidRDefault="00CB4FDC">
      <w:pPr>
        <w:pStyle w:val="TOC3"/>
        <w:tabs>
          <w:tab w:val="left" w:pos="1100"/>
          <w:tab w:val="right" w:leader="dot" w:pos="8777"/>
        </w:tabs>
        <w:rPr>
          <w:rFonts w:asciiTheme="minorHAnsi" w:eastAsiaTheme="minorEastAsia" w:hAnsiTheme="minorHAnsi" w:cstheme="minorBidi"/>
          <w:noProof/>
          <w:szCs w:val="22"/>
          <w:lang w:val="hr-HR" w:eastAsia="hr-HR"/>
        </w:rPr>
      </w:pPr>
      <w:hyperlink w:anchor="_Toc420893229" w:history="1">
        <w:r w:rsidR="00F00C50" w:rsidRPr="00AB77C2">
          <w:rPr>
            <w:rStyle w:val="Hyperlink"/>
            <w:noProof/>
          </w:rPr>
          <w:t>5.2.2</w:t>
        </w:r>
        <w:r w:rsidR="00F00C50">
          <w:rPr>
            <w:rFonts w:asciiTheme="minorHAnsi" w:eastAsiaTheme="minorEastAsia" w:hAnsiTheme="minorHAnsi" w:cstheme="minorBidi"/>
            <w:noProof/>
            <w:szCs w:val="22"/>
            <w:lang w:val="hr-HR" w:eastAsia="hr-HR"/>
          </w:rPr>
          <w:tab/>
        </w:r>
        <w:r w:rsidR="00F00C50" w:rsidRPr="00AB77C2">
          <w:rPr>
            <w:rStyle w:val="Hyperlink"/>
            <w:noProof/>
          </w:rPr>
          <w:t>Proposed implementation</w:t>
        </w:r>
        <w:r w:rsidR="00F00C50">
          <w:rPr>
            <w:noProof/>
            <w:webHidden/>
          </w:rPr>
          <w:tab/>
        </w:r>
        <w:r w:rsidR="00F00C50">
          <w:rPr>
            <w:noProof/>
            <w:webHidden/>
          </w:rPr>
          <w:fldChar w:fldCharType="begin"/>
        </w:r>
        <w:r w:rsidR="00F00C50">
          <w:rPr>
            <w:noProof/>
            <w:webHidden/>
          </w:rPr>
          <w:instrText xml:space="preserve"> PAGEREF _Toc420893229 \h </w:instrText>
        </w:r>
        <w:r w:rsidR="00F00C50">
          <w:rPr>
            <w:noProof/>
            <w:webHidden/>
          </w:rPr>
        </w:r>
        <w:r w:rsidR="00F00C50">
          <w:rPr>
            <w:noProof/>
            <w:webHidden/>
          </w:rPr>
          <w:fldChar w:fldCharType="separate"/>
        </w:r>
        <w:r w:rsidR="004E3BB3">
          <w:rPr>
            <w:noProof/>
            <w:webHidden/>
          </w:rPr>
          <w:t>69</w:t>
        </w:r>
        <w:r w:rsidR="00F00C50">
          <w:rPr>
            <w:noProof/>
            <w:webHidden/>
          </w:rPr>
          <w:fldChar w:fldCharType="end"/>
        </w:r>
      </w:hyperlink>
    </w:p>
    <w:p w14:paraId="34DC9B4D" w14:textId="77777777" w:rsidR="00F00C50" w:rsidRDefault="00CB4FDC">
      <w:pPr>
        <w:pStyle w:val="TOC1"/>
        <w:rPr>
          <w:rFonts w:asciiTheme="minorHAnsi" w:eastAsiaTheme="minorEastAsia" w:hAnsiTheme="minorHAnsi" w:cstheme="minorBidi"/>
          <w:noProof/>
          <w:szCs w:val="22"/>
          <w:lang w:val="hr-HR" w:eastAsia="hr-HR"/>
        </w:rPr>
      </w:pPr>
      <w:hyperlink w:anchor="_Toc420893230" w:history="1">
        <w:r w:rsidR="00F00C50" w:rsidRPr="00AB77C2">
          <w:rPr>
            <w:rStyle w:val="Hyperlink"/>
            <w:noProof/>
          </w:rPr>
          <w:t>6</w:t>
        </w:r>
        <w:r w:rsidR="00F00C50">
          <w:rPr>
            <w:rFonts w:asciiTheme="minorHAnsi" w:eastAsiaTheme="minorEastAsia" w:hAnsiTheme="minorHAnsi" w:cstheme="minorBidi"/>
            <w:noProof/>
            <w:szCs w:val="22"/>
            <w:lang w:val="hr-HR" w:eastAsia="hr-HR"/>
          </w:rPr>
          <w:tab/>
        </w:r>
        <w:r w:rsidR="00F00C50" w:rsidRPr="00AB77C2">
          <w:rPr>
            <w:rStyle w:val="Hyperlink"/>
            <w:noProof/>
          </w:rPr>
          <w:t>Conclusion</w:t>
        </w:r>
        <w:r w:rsidR="00F00C50">
          <w:rPr>
            <w:noProof/>
            <w:webHidden/>
          </w:rPr>
          <w:tab/>
        </w:r>
        <w:r w:rsidR="00F00C50">
          <w:rPr>
            <w:noProof/>
            <w:webHidden/>
          </w:rPr>
          <w:fldChar w:fldCharType="begin"/>
        </w:r>
        <w:r w:rsidR="00F00C50">
          <w:rPr>
            <w:noProof/>
            <w:webHidden/>
          </w:rPr>
          <w:instrText xml:space="preserve"> PAGEREF _Toc420893230 \h </w:instrText>
        </w:r>
        <w:r w:rsidR="00F00C50">
          <w:rPr>
            <w:noProof/>
            <w:webHidden/>
          </w:rPr>
        </w:r>
        <w:r w:rsidR="00F00C50">
          <w:rPr>
            <w:noProof/>
            <w:webHidden/>
          </w:rPr>
          <w:fldChar w:fldCharType="separate"/>
        </w:r>
        <w:r w:rsidR="004E3BB3">
          <w:rPr>
            <w:noProof/>
            <w:webHidden/>
          </w:rPr>
          <w:t>71</w:t>
        </w:r>
        <w:r w:rsidR="00F00C50">
          <w:rPr>
            <w:noProof/>
            <w:webHidden/>
          </w:rPr>
          <w:fldChar w:fldCharType="end"/>
        </w:r>
      </w:hyperlink>
    </w:p>
    <w:p w14:paraId="0E3EB836"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31" w:history="1">
        <w:r w:rsidR="00F00C50" w:rsidRPr="00AB77C2">
          <w:rPr>
            <w:rStyle w:val="Hyperlink"/>
            <w:noProof/>
            <w:snapToGrid w:val="0"/>
            <w:w w:val="0"/>
          </w:rPr>
          <w:t>6.1</w:t>
        </w:r>
        <w:r w:rsidR="00F00C50">
          <w:rPr>
            <w:rFonts w:asciiTheme="minorHAnsi" w:eastAsiaTheme="minorEastAsia" w:hAnsiTheme="minorHAnsi" w:cstheme="minorBidi"/>
            <w:noProof/>
            <w:szCs w:val="22"/>
            <w:lang w:val="hr-HR" w:eastAsia="hr-HR"/>
          </w:rPr>
          <w:tab/>
        </w:r>
        <w:r w:rsidR="00F00C50" w:rsidRPr="00AB77C2">
          <w:rPr>
            <w:rStyle w:val="Hyperlink"/>
            <w:noProof/>
          </w:rPr>
          <w:t>Final remarks</w:t>
        </w:r>
        <w:r w:rsidR="00F00C50">
          <w:rPr>
            <w:noProof/>
            <w:webHidden/>
          </w:rPr>
          <w:tab/>
        </w:r>
        <w:r w:rsidR="00F00C50">
          <w:rPr>
            <w:noProof/>
            <w:webHidden/>
          </w:rPr>
          <w:fldChar w:fldCharType="begin"/>
        </w:r>
        <w:r w:rsidR="00F00C50">
          <w:rPr>
            <w:noProof/>
            <w:webHidden/>
          </w:rPr>
          <w:instrText xml:space="preserve"> PAGEREF _Toc420893231 \h </w:instrText>
        </w:r>
        <w:r w:rsidR="00F00C50">
          <w:rPr>
            <w:noProof/>
            <w:webHidden/>
          </w:rPr>
        </w:r>
        <w:r w:rsidR="00F00C50">
          <w:rPr>
            <w:noProof/>
            <w:webHidden/>
          </w:rPr>
          <w:fldChar w:fldCharType="separate"/>
        </w:r>
        <w:r w:rsidR="004E3BB3">
          <w:rPr>
            <w:noProof/>
            <w:webHidden/>
          </w:rPr>
          <w:t>71</w:t>
        </w:r>
        <w:r w:rsidR="00F00C50">
          <w:rPr>
            <w:noProof/>
            <w:webHidden/>
          </w:rPr>
          <w:fldChar w:fldCharType="end"/>
        </w:r>
      </w:hyperlink>
    </w:p>
    <w:p w14:paraId="172D9DED" w14:textId="77777777" w:rsidR="00F00C50" w:rsidRDefault="00CB4FDC">
      <w:pPr>
        <w:pStyle w:val="TOC2"/>
        <w:tabs>
          <w:tab w:val="left" w:pos="880"/>
          <w:tab w:val="right" w:leader="dot" w:pos="8777"/>
        </w:tabs>
        <w:rPr>
          <w:rFonts w:asciiTheme="minorHAnsi" w:eastAsiaTheme="minorEastAsia" w:hAnsiTheme="minorHAnsi" w:cstheme="minorBidi"/>
          <w:noProof/>
          <w:szCs w:val="22"/>
          <w:lang w:val="hr-HR" w:eastAsia="hr-HR"/>
        </w:rPr>
      </w:pPr>
      <w:hyperlink w:anchor="_Toc420893232" w:history="1">
        <w:r w:rsidR="00F00C50" w:rsidRPr="00AB77C2">
          <w:rPr>
            <w:rStyle w:val="Hyperlink"/>
            <w:noProof/>
            <w:snapToGrid w:val="0"/>
            <w:w w:val="0"/>
          </w:rPr>
          <w:t>6.2</w:t>
        </w:r>
        <w:r w:rsidR="00F00C50">
          <w:rPr>
            <w:rFonts w:asciiTheme="minorHAnsi" w:eastAsiaTheme="minorEastAsia" w:hAnsiTheme="minorHAnsi" w:cstheme="minorBidi"/>
            <w:noProof/>
            <w:szCs w:val="22"/>
            <w:lang w:val="hr-HR" w:eastAsia="hr-HR"/>
          </w:rPr>
          <w:tab/>
        </w:r>
        <w:r w:rsidR="00F00C50" w:rsidRPr="00AB77C2">
          <w:rPr>
            <w:rStyle w:val="Hyperlink"/>
            <w:noProof/>
          </w:rPr>
          <w:t>Future work</w:t>
        </w:r>
        <w:r w:rsidR="00F00C50">
          <w:rPr>
            <w:noProof/>
            <w:webHidden/>
          </w:rPr>
          <w:tab/>
        </w:r>
        <w:r w:rsidR="00F00C50">
          <w:rPr>
            <w:noProof/>
            <w:webHidden/>
          </w:rPr>
          <w:fldChar w:fldCharType="begin"/>
        </w:r>
        <w:r w:rsidR="00F00C50">
          <w:rPr>
            <w:noProof/>
            <w:webHidden/>
          </w:rPr>
          <w:instrText xml:space="preserve"> PAGEREF _Toc420893232 \h </w:instrText>
        </w:r>
        <w:r w:rsidR="00F00C50">
          <w:rPr>
            <w:noProof/>
            <w:webHidden/>
          </w:rPr>
        </w:r>
        <w:r w:rsidR="00F00C50">
          <w:rPr>
            <w:noProof/>
            <w:webHidden/>
          </w:rPr>
          <w:fldChar w:fldCharType="separate"/>
        </w:r>
        <w:r w:rsidR="004E3BB3">
          <w:rPr>
            <w:noProof/>
            <w:webHidden/>
          </w:rPr>
          <w:t>72</w:t>
        </w:r>
        <w:r w:rsidR="00F00C50">
          <w:rPr>
            <w:noProof/>
            <w:webHidden/>
          </w:rPr>
          <w:fldChar w:fldCharType="end"/>
        </w:r>
      </w:hyperlink>
    </w:p>
    <w:p w14:paraId="4C104A50" w14:textId="77777777" w:rsidR="00F00C50" w:rsidRDefault="00CB4FDC">
      <w:pPr>
        <w:pStyle w:val="TOC1"/>
        <w:rPr>
          <w:rFonts w:asciiTheme="minorHAnsi" w:eastAsiaTheme="minorEastAsia" w:hAnsiTheme="minorHAnsi" w:cstheme="minorBidi"/>
          <w:noProof/>
          <w:szCs w:val="22"/>
          <w:lang w:val="hr-HR" w:eastAsia="hr-HR"/>
        </w:rPr>
      </w:pPr>
      <w:hyperlink w:anchor="_Toc420893233" w:history="1">
        <w:r w:rsidR="00F00C50" w:rsidRPr="00AB77C2">
          <w:rPr>
            <w:rStyle w:val="Hyperlink"/>
            <w:noProof/>
          </w:rPr>
          <w:t>7</w:t>
        </w:r>
        <w:r w:rsidR="00F00C50">
          <w:rPr>
            <w:rFonts w:asciiTheme="minorHAnsi" w:eastAsiaTheme="minorEastAsia" w:hAnsiTheme="minorHAnsi" w:cstheme="minorBidi"/>
            <w:noProof/>
            <w:szCs w:val="22"/>
            <w:lang w:val="hr-HR" w:eastAsia="hr-HR"/>
          </w:rPr>
          <w:tab/>
        </w:r>
        <w:r w:rsidR="00F00C50" w:rsidRPr="00AB77C2">
          <w:rPr>
            <w:rStyle w:val="Hyperlink"/>
            <w:noProof/>
          </w:rPr>
          <w:t>References</w:t>
        </w:r>
        <w:r w:rsidR="00F00C50">
          <w:rPr>
            <w:noProof/>
            <w:webHidden/>
          </w:rPr>
          <w:tab/>
        </w:r>
        <w:r w:rsidR="00F00C50">
          <w:rPr>
            <w:noProof/>
            <w:webHidden/>
          </w:rPr>
          <w:fldChar w:fldCharType="begin"/>
        </w:r>
        <w:r w:rsidR="00F00C50">
          <w:rPr>
            <w:noProof/>
            <w:webHidden/>
          </w:rPr>
          <w:instrText xml:space="preserve"> PAGEREF _Toc420893233 \h </w:instrText>
        </w:r>
        <w:r w:rsidR="00F00C50">
          <w:rPr>
            <w:noProof/>
            <w:webHidden/>
          </w:rPr>
        </w:r>
        <w:r w:rsidR="00F00C50">
          <w:rPr>
            <w:noProof/>
            <w:webHidden/>
          </w:rPr>
          <w:fldChar w:fldCharType="separate"/>
        </w:r>
        <w:r w:rsidR="004E3BB3">
          <w:rPr>
            <w:noProof/>
            <w:webHidden/>
          </w:rPr>
          <w:t>75</w:t>
        </w:r>
        <w:r w:rsidR="00F00C50">
          <w:rPr>
            <w:noProof/>
            <w:webHidden/>
          </w:rPr>
          <w:fldChar w:fldCharType="end"/>
        </w:r>
      </w:hyperlink>
    </w:p>
    <w:p w14:paraId="27FFC843" w14:textId="77777777" w:rsidR="000E5F3B" w:rsidRPr="009839D4" w:rsidRDefault="00884F01" w:rsidP="000E5F3B">
      <w:r w:rsidRPr="009839D4">
        <w:fldChar w:fldCharType="end"/>
      </w:r>
    </w:p>
    <w:p w14:paraId="1AB28D15" w14:textId="77777777" w:rsidR="003256A7" w:rsidRPr="009839D4" w:rsidRDefault="00037B33" w:rsidP="00103719">
      <w:pPr>
        <w:pStyle w:val="Heading1"/>
        <w:numPr>
          <w:ilvl w:val="0"/>
          <w:numId w:val="0"/>
        </w:numPr>
        <w:rPr>
          <w:lang w:val="en-GB"/>
        </w:rPr>
      </w:pPr>
      <w:bookmarkStart w:id="8" w:name="_Toc420893181"/>
      <w:r w:rsidRPr="009839D4">
        <w:rPr>
          <w:lang w:val="en-GB"/>
        </w:rPr>
        <w:lastRenderedPageBreak/>
        <w:t>List</w:t>
      </w:r>
      <w:r w:rsidR="003256A7" w:rsidRPr="009839D4">
        <w:rPr>
          <w:lang w:val="en-GB"/>
        </w:rPr>
        <w:t xml:space="preserve"> of Acronyms</w:t>
      </w:r>
      <w:bookmarkEnd w:id="8"/>
    </w:p>
    <w:tbl>
      <w:tblPr>
        <w:tblpPr w:leftFromText="180" w:rightFromText="180" w:vertAnchor="text" w:tblpY="1"/>
        <w:tblOverlap w:val="never"/>
        <w:tblW w:w="9180" w:type="dxa"/>
        <w:tblBorders>
          <w:top w:val="nil"/>
          <w:left w:val="nil"/>
          <w:bottom w:val="nil"/>
          <w:right w:val="nil"/>
        </w:tblBorders>
        <w:tblLayout w:type="fixed"/>
        <w:tblLook w:val="0000" w:firstRow="0" w:lastRow="0" w:firstColumn="0" w:lastColumn="0" w:noHBand="0" w:noVBand="0"/>
      </w:tblPr>
      <w:tblGrid>
        <w:gridCol w:w="2235"/>
        <w:gridCol w:w="6945"/>
      </w:tblGrid>
      <w:tr w:rsidR="004A4599" w:rsidRPr="009839D4" w14:paraId="32ABAAEF" w14:textId="77777777" w:rsidTr="00422143">
        <w:trPr>
          <w:trHeight w:val="90"/>
        </w:trPr>
        <w:tc>
          <w:tcPr>
            <w:tcW w:w="2235" w:type="dxa"/>
          </w:tcPr>
          <w:p w14:paraId="4EDB10D5" w14:textId="77777777" w:rsidR="004A4599" w:rsidRPr="009839D4" w:rsidRDefault="004A4599" w:rsidP="00422143">
            <w:pPr>
              <w:jc w:val="left"/>
            </w:pPr>
            <w:r w:rsidRPr="009839D4">
              <w:t xml:space="preserve">ABAC </w:t>
            </w:r>
          </w:p>
        </w:tc>
        <w:tc>
          <w:tcPr>
            <w:tcW w:w="6945" w:type="dxa"/>
          </w:tcPr>
          <w:p w14:paraId="452189AE" w14:textId="77777777" w:rsidR="004A4599" w:rsidRPr="009839D4" w:rsidRDefault="004A4599" w:rsidP="00422143">
            <w:pPr>
              <w:jc w:val="left"/>
            </w:pPr>
            <w:r w:rsidRPr="009839D4">
              <w:t xml:space="preserve">Attribute-Based Access Control </w:t>
            </w:r>
          </w:p>
        </w:tc>
      </w:tr>
      <w:tr w:rsidR="00BE3B45" w:rsidRPr="009839D4" w14:paraId="1A071ABE" w14:textId="77777777" w:rsidTr="00422143">
        <w:trPr>
          <w:trHeight w:val="90"/>
        </w:trPr>
        <w:tc>
          <w:tcPr>
            <w:tcW w:w="2235" w:type="dxa"/>
          </w:tcPr>
          <w:p w14:paraId="7EC95AAD" w14:textId="77777777" w:rsidR="00BE3B45" w:rsidRPr="009839D4" w:rsidRDefault="00BE3B45" w:rsidP="00422143">
            <w:pPr>
              <w:jc w:val="left"/>
            </w:pPr>
            <w:r>
              <w:t>ACID</w:t>
            </w:r>
          </w:p>
        </w:tc>
        <w:tc>
          <w:tcPr>
            <w:tcW w:w="6945" w:type="dxa"/>
          </w:tcPr>
          <w:p w14:paraId="0DA8A679" w14:textId="77777777"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14:paraId="55E84D3F" w14:textId="77777777" w:rsidTr="00422143">
        <w:trPr>
          <w:trHeight w:val="90"/>
        </w:trPr>
        <w:tc>
          <w:tcPr>
            <w:tcW w:w="2235" w:type="dxa"/>
          </w:tcPr>
          <w:p w14:paraId="1D99BA00" w14:textId="77777777" w:rsidR="00D545BB" w:rsidRPr="009839D4" w:rsidRDefault="00D545BB" w:rsidP="00422143">
            <w:pPr>
              <w:jc w:val="left"/>
            </w:pPr>
            <w:r w:rsidRPr="009839D4">
              <w:t>API</w:t>
            </w:r>
          </w:p>
        </w:tc>
        <w:tc>
          <w:tcPr>
            <w:tcW w:w="6945" w:type="dxa"/>
          </w:tcPr>
          <w:p w14:paraId="2D8156B6" w14:textId="77777777" w:rsidR="00D545BB" w:rsidRPr="009839D4" w:rsidRDefault="00D545BB" w:rsidP="00422143">
            <w:pPr>
              <w:jc w:val="left"/>
            </w:pPr>
            <w:r w:rsidRPr="009839D4">
              <w:t>Application Program Interface</w:t>
            </w:r>
          </w:p>
        </w:tc>
      </w:tr>
      <w:tr w:rsidR="00BE3B45" w:rsidRPr="009839D4" w14:paraId="1A939C2C" w14:textId="77777777" w:rsidTr="00422143">
        <w:trPr>
          <w:trHeight w:val="90"/>
        </w:trPr>
        <w:tc>
          <w:tcPr>
            <w:tcW w:w="2235" w:type="dxa"/>
          </w:tcPr>
          <w:p w14:paraId="4BE84E84" w14:textId="77777777" w:rsidR="00BE3B45" w:rsidRPr="009839D4" w:rsidRDefault="00BE3B45" w:rsidP="00422143">
            <w:pPr>
              <w:jc w:val="left"/>
            </w:pPr>
            <w:r>
              <w:t>BASE</w:t>
            </w:r>
          </w:p>
        </w:tc>
        <w:tc>
          <w:tcPr>
            <w:tcW w:w="6945" w:type="dxa"/>
          </w:tcPr>
          <w:p w14:paraId="2A18F59F" w14:textId="77777777" w:rsidR="00BE3B45" w:rsidRPr="009839D4" w:rsidRDefault="00BE3B45" w:rsidP="00422143">
            <w:pPr>
              <w:jc w:val="left"/>
            </w:pPr>
            <w:r>
              <w:t>Basically Available, Soft State and Eventually Consistent</w:t>
            </w:r>
          </w:p>
        </w:tc>
      </w:tr>
      <w:tr w:rsidR="00FD1EB6" w:rsidRPr="009839D4" w14:paraId="3110E2BB" w14:textId="77777777" w:rsidTr="00422143">
        <w:trPr>
          <w:trHeight w:val="90"/>
        </w:trPr>
        <w:tc>
          <w:tcPr>
            <w:tcW w:w="2235" w:type="dxa"/>
          </w:tcPr>
          <w:p w14:paraId="2BDAFB6F" w14:textId="77777777" w:rsidR="00FD1EB6" w:rsidRPr="009839D4" w:rsidRDefault="00FD1EB6" w:rsidP="00422143">
            <w:pPr>
              <w:jc w:val="left"/>
            </w:pPr>
            <w:r w:rsidRPr="009839D4">
              <w:t>BSON</w:t>
            </w:r>
          </w:p>
        </w:tc>
        <w:tc>
          <w:tcPr>
            <w:tcW w:w="6945" w:type="dxa"/>
          </w:tcPr>
          <w:p w14:paraId="0AEC94B0" w14:textId="77777777" w:rsidR="00FD1EB6" w:rsidRPr="009839D4" w:rsidRDefault="00FD1EB6" w:rsidP="00422143">
            <w:pPr>
              <w:jc w:val="left"/>
            </w:pPr>
            <w:r w:rsidRPr="009839D4">
              <w:t>Binary JSON</w:t>
            </w:r>
          </w:p>
        </w:tc>
      </w:tr>
      <w:tr w:rsidR="00E944CC" w:rsidRPr="009839D4" w14:paraId="6A2D8F49" w14:textId="77777777" w:rsidTr="00422143">
        <w:trPr>
          <w:trHeight w:val="90"/>
        </w:trPr>
        <w:tc>
          <w:tcPr>
            <w:tcW w:w="2235" w:type="dxa"/>
          </w:tcPr>
          <w:p w14:paraId="6FD6DBA6" w14:textId="77777777" w:rsidR="00E944CC" w:rsidRPr="009839D4" w:rsidRDefault="00E944CC" w:rsidP="00422143">
            <w:pPr>
              <w:jc w:val="left"/>
            </w:pPr>
            <w:r>
              <w:t>CQL</w:t>
            </w:r>
          </w:p>
        </w:tc>
        <w:tc>
          <w:tcPr>
            <w:tcW w:w="6945" w:type="dxa"/>
          </w:tcPr>
          <w:p w14:paraId="20B56698" w14:textId="77777777" w:rsidR="00E944CC" w:rsidRPr="009839D4" w:rsidRDefault="00E944CC" w:rsidP="00422143">
            <w:pPr>
              <w:jc w:val="left"/>
            </w:pPr>
            <w:r>
              <w:t>Cassandra Query Language / Cypher Query Language</w:t>
            </w:r>
          </w:p>
        </w:tc>
      </w:tr>
      <w:tr w:rsidR="0071414A" w:rsidRPr="009839D4" w14:paraId="20CD88FF" w14:textId="77777777" w:rsidTr="00422143">
        <w:trPr>
          <w:trHeight w:val="90"/>
        </w:trPr>
        <w:tc>
          <w:tcPr>
            <w:tcW w:w="2235" w:type="dxa"/>
          </w:tcPr>
          <w:p w14:paraId="70DEDAF4" w14:textId="77777777" w:rsidR="0071414A" w:rsidRDefault="0071414A" w:rsidP="00422143">
            <w:pPr>
              <w:jc w:val="left"/>
            </w:pPr>
            <w:r>
              <w:t>CRUD</w:t>
            </w:r>
          </w:p>
        </w:tc>
        <w:tc>
          <w:tcPr>
            <w:tcW w:w="6945" w:type="dxa"/>
          </w:tcPr>
          <w:p w14:paraId="3082B103" w14:textId="77777777" w:rsidR="0071414A" w:rsidRDefault="0071414A" w:rsidP="00422143">
            <w:pPr>
              <w:jc w:val="left"/>
            </w:pPr>
            <w:r>
              <w:t>Create, Read, Update, Delete</w:t>
            </w:r>
          </w:p>
        </w:tc>
      </w:tr>
      <w:tr w:rsidR="00E944CC" w:rsidRPr="009839D4" w14:paraId="383E5F6D" w14:textId="77777777" w:rsidTr="00422143">
        <w:trPr>
          <w:trHeight w:val="90"/>
        </w:trPr>
        <w:tc>
          <w:tcPr>
            <w:tcW w:w="2235" w:type="dxa"/>
          </w:tcPr>
          <w:p w14:paraId="080D6E5D" w14:textId="77777777" w:rsidR="00E944CC" w:rsidRPr="009839D4" w:rsidRDefault="00E944CC" w:rsidP="00422143">
            <w:pPr>
              <w:jc w:val="left"/>
            </w:pPr>
            <w:r>
              <w:t>DAC</w:t>
            </w:r>
          </w:p>
        </w:tc>
        <w:tc>
          <w:tcPr>
            <w:tcW w:w="6945" w:type="dxa"/>
          </w:tcPr>
          <w:p w14:paraId="064FA374" w14:textId="77777777" w:rsidR="00E944CC" w:rsidRPr="009839D4" w:rsidRDefault="00E944CC" w:rsidP="00422143">
            <w:pPr>
              <w:jc w:val="left"/>
            </w:pPr>
            <w:r>
              <w:t>Discretionary Access Control</w:t>
            </w:r>
          </w:p>
        </w:tc>
      </w:tr>
      <w:tr w:rsidR="00EC4A95" w:rsidRPr="009839D4" w14:paraId="654CCD94" w14:textId="77777777" w:rsidTr="00422143">
        <w:trPr>
          <w:trHeight w:val="90"/>
        </w:trPr>
        <w:tc>
          <w:tcPr>
            <w:tcW w:w="2235" w:type="dxa"/>
          </w:tcPr>
          <w:p w14:paraId="4BDF9A9C" w14:textId="77777777" w:rsidR="00EC4A95" w:rsidRDefault="00EC4A95" w:rsidP="00422143">
            <w:pPr>
              <w:jc w:val="left"/>
            </w:pPr>
            <w:r>
              <w:t>DoS</w:t>
            </w:r>
          </w:p>
        </w:tc>
        <w:tc>
          <w:tcPr>
            <w:tcW w:w="6945" w:type="dxa"/>
          </w:tcPr>
          <w:p w14:paraId="5C3B2D7C" w14:textId="77777777" w:rsidR="00EC4A95" w:rsidRDefault="00EC4A95" w:rsidP="00422143">
            <w:pPr>
              <w:jc w:val="left"/>
            </w:pPr>
            <w:r>
              <w:t>Denial of Service</w:t>
            </w:r>
          </w:p>
        </w:tc>
      </w:tr>
      <w:tr w:rsidR="004A4599" w:rsidRPr="009839D4" w14:paraId="2B974A72" w14:textId="77777777" w:rsidTr="00422143">
        <w:trPr>
          <w:trHeight w:val="90"/>
        </w:trPr>
        <w:tc>
          <w:tcPr>
            <w:tcW w:w="2235" w:type="dxa"/>
          </w:tcPr>
          <w:p w14:paraId="4E77974F" w14:textId="77777777" w:rsidR="004A4599" w:rsidRPr="009839D4" w:rsidRDefault="004A4599" w:rsidP="00422143">
            <w:pPr>
              <w:jc w:val="left"/>
            </w:pPr>
            <w:r w:rsidRPr="009839D4">
              <w:t xml:space="preserve">DBMS </w:t>
            </w:r>
          </w:p>
        </w:tc>
        <w:tc>
          <w:tcPr>
            <w:tcW w:w="6945" w:type="dxa"/>
          </w:tcPr>
          <w:p w14:paraId="5CF484CB" w14:textId="77777777" w:rsidR="004A4599" w:rsidRPr="009839D4" w:rsidRDefault="004A4599" w:rsidP="00422143">
            <w:pPr>
              <w:jc w:val="left"/>
            </w:pPr>
            <w:r w:rsidRPr="009839D4">
              <w:t xml:space="preserve">Database Management System </w:t>
            </w:r>
          </w:p>
        </w:tc>
      </w:tr>
      <w:tr w:rsidR="004A4599" w:rsidRPr="009839D4" w14:paraId="39D30927" w14:textId="77777777" w:rsidTr="00422143">
        <w:trPr>
          <w:trHeight w:val="90"/>
        </w:trPr>
        <w:tc>
          <w:tcPr>
            <w:tcW w:w="2235" w:type="dxa"/>
          </w:tcPr>
          <w:p w14:paraId="660FC410" w14:textId="77777777" w:rsidR="004A4599" w:rsidRPr="009839D4" w:rsidRDefault="004A4599" w:rsidP="00422143">
            <w:pPr>
              <w:jc w:val="left"/>
            </w:pPr>
            <w:r w:rsidRPr="009839D4">
              <w:t xml:space="preserve">HDFS </w:t>
            </w:r>
          </w:p>
        </w:tc>
        <w:tc>
          <w:tcPr>
            <w:tcW w:w="6945" w:type="dxa"/>
          </w:tcPr>
          <w:p w14:paraId="05E1930D" w14:textId="77777777" w:rsidR="004A4599" w:rsidRPr="009839D4" w:rsidRDefault="004A4599" w:rsidP="00422143">
            <w:pPr>
              <w:jc w:val="left"/>
            </w:pPr>
            <w:r w:rsidRPr="009839D4">
              <w:t xml:space="preserve">Hadoop Distributed File System </w:t>
            </w:r>
          </w:p>
        </w:tc>
      </w:tr>
      <w:tr w:rsidR="00161BAC" w:rsidRPr="009839D4" w14:paraId="6C8C6AB8" w14:textId="77777777" w:rsidTr="00422143">
        <w:trPr>
          <w:trHeight w:val="90"/>
        </w:trPr>
        <w:tc>
          <w:tcPr>
            <w:tcW w:w="2235" w:type="dxa"/>
          </w:tcPr>
          <w:p w14:paraId="7012F62E" w14:textId="77777777" w:rsidR="00161BAC" w:rsidRPr="009839D4" w:rsidRDefault="00161BAC" w:rsidP="00422143">
            <w:pPr>
              <w:jc w:val="left"/>
            </w:pPr>
            <w:r>
              <w:t>HTTP</w:t>
            </w:r>
          </w:p>
        </w:tc>
        <w:tc>
          <w:tcPr>
            <w:tcW w:w="6945" w:type="dxa"/>
          </w:tcPr>
          <w:p w14:paraId="227B3AD3" w14:textId="77777777" w:rsidR="00161BAC" w:rsidRPr="009839D4" w:rsidRDefault="00161BAC" w:rsidP="00422143">
            <w:pPr>
              <w:jc w:val="left"/>
            </w:pPr>
            <w:r>
              <w:t>Hypertext Transfer Protocol</w:t>
            </w:r>
          </w:p>
        </w:tc>
      </w:tr>
      <w:tr w:rsidR="00161BAC" w:rsidRPr="009839D4" w14:paraId="589949D4" w14:textId="77777777" w:rsidTr="00422143">
        <w:trPr>
          <w:trHeight w:val="90"/>
        </w:trPr>
        <w:tc>
          <w:tcPr>
            <w:tcW w:w="2235" w:type="dxa"/>
          </w:tcPr>
          <w:p w14:paraId="61E70C47" w14:textId="77777777" w:rsidR="00161BAC" w:rsidRDefault="00161BAC" w:rsidP="00422143">
            <w:pPr>
              <w:jc w:val="left"/>
            </w:pPr>
            <w:r>
              <w:t>HTTPS</w:t>
            </w:r>
          </w:p>
        </w:tc>
        <w:tc>
          <w:tcPr>
            <w:tcW w:w="6945" w:type="dxa"/>
          </w:tcPr>
          <w:p w14:paraId="77CEEE4F" w14:textId="77777777" w:rsidR="00161BAC" w:rsidRDefault="00161BAC" w:rsidP="00422143">
            <w:pPr>
              <w:jc w:val="left"/>
            </w:pPr>
            <w:r>
              <w:t>Secure Hypertext Transfer Protocol</w:t>
            </w:r>
          </w:p>
        </w:tc>
      </w:tr>
      <w:tr w:rsidR="004A4599" w:rsidRPr="009839D4" w14:paraId="60F92F94" w14:textId="77777777" w:rsidTr="00422143">
        <w:trPr>
          <w:trHeight w:val="90"/>
        </w:trPr>
        <w:tc>
          <w:tcPr>
            <w:tcW w:w="2235" w:type="dxa"/>
          </w:tcPr>
          <w:p w14:paraId="0BB2310C" w14:textId="77777777" w:rsidR="004A4599" w:rsidRPr="009839D4" w:rsidRDefault="004A4599" w:rsidP="00422143">
            <w:pPr>
              <w:jc w:val="left"/>
            </w:pPr>
            <w:r w:rsidRPr="009839D4">
              <w:t xml:space="preserve">IDE </w:t>
            </w:r>
          </w:p>
        </w:tc>
        <w:tc>
          <w:tcPr>
            <w:tcW w:w="6945" w:type="dxa"/>
          </w:tcPr>
          <w:p w14:paraId="4E104378" w14:textId="77777777" w:rsidR="004A4599" w:rsidRPr="009839D4" w:rsidRDefault="004A4599" w:rsidP="00422143">
            <w:pPr>
              <w:jc w:val="left"/>
            </w:pPr>
            <w:r w:rsidRPr="009839D4">
              <w:t xml:space="preserve">Integrated Development Environment </w:t>
            </w:r>
          </w:p>
        </w:tc>
      </w:tr>
      <w:tr w:rsidR="00E944CC" w:rsidRPr="009839D4" w14:paraId="43C3FA49" w14:textId="77777777" w:rsidTr="00422143">
        <w:trPr>
          <w:trHeight w:val="90"/>
        </w:trPr>
        <w:tc>
          <w:tcPr>
            <w:tcW w:w="2235" w:type="dxa"/>
          </w:tcPr>
          <w:p w14:paraId="52A32A90" w14:textId="77777777" w:rsidR="00E944CC" w:rsidRPr="009839D4" w:rsidRDefault="00E944CC" w:rsidP="00422143">
            <w:pPr>
              <w:jc w:val="left"/>
            </w:pPr>
            <w:r>
              <w:t>IBAC</w:t>
            </w:r>
          </w:p>
        </w:tc>
        <w:tc>
          <w:tcPr>
            <w:tcW w:w="6945" w:type="dxa"/>
          </w:tcPr>
          <w:p w14:paraId="58A4C26F" w14:textId="77777777" w:rsidR="00E944CC" w:rsidRPr="009839D4" w:rsidRDefault="00E944CC" w:rsidP="00422143">
            <w:pPr>
              <w:jc w:val="left"/>
            </w:pPr>
            <w:r>
              <w:t>Identity Based Access Control</w:t>
            </w:r>
          </w:p>
        </w:tc>
      </w:tr>
      <w:tr w:rsidR="00D545BB" w:rsidRPr="009839D4" w14:paraId="53551592" w14:textId="77777777" w:rsidTr="00422143">
        <w:trPr>
          <w:trHeight w:val="90"/>
        </w:trPr>
        <w:tc>
          <w:tcPr>
            <w:tcW w:w="2235" w:type="dxa"/>
          </w:tcPr>
          <w:p w14:paraId="506593D1" w14:textId="77777777" w:rsidR="00D545BB" w:rsidRPr="009839D4" w:rsidRDefault="00D545BB" w:rsidP="00422143">
            <w:pPr>
              <w:jc w:val="left"/>
            </w:pPr>
            <w:r w:rsidRPr="009839D4">
              <w:t>IEEE</w:t>
            </w:r>
          </w:p>
        </w:tc>
        <w:tc>
          <w:tcPr>
            <w:tcW w:w="6945" w:type="dxa"/>
          </w:tcPr>
          <w:p w14:paraId="63E495D6" w14:textId="77777777" w:rsidR="00D545BB" w:rsidRPr="009839D4" w:rsidRDefault="00D545BB" w:rsidP="00422143">
            <w:pPr>
              <w:jc w:val="left"/>
            </w:pPr>
            <w:r w:rsidRPr="009839D4">
              <w:t>Institute of Electrical and Electronics Engineers</w:t>
            </w:r>
          </w:p>
        </w:tc>
      </w:tr>
      <w:tr w:rsidR="00B200C1" w:rsidRPr="009839D4" w14:paraId="4F3F7AD8" w14:textId="77777777" w:rsidTr="00422143">
        <w:trPr>
          <w:trHeight w:val="90"/>
        </w:trPr>
        <w:tc>
          <w:tcPr>
            <w:tcW w:w="2235" w:type="dxa"/>
          </w:tcPr>
          <w:p w14:paraId="02297249" w14:textId="77777777" w:rsidR="00B200C1" w:rsidRPr="009839D4" w:rsidRDefault="00B200C1" w:rsidP="00422143">
            <w:pPr>
              <w:jc w:val="left"/>
            </w:pPr>
            <w:r w:rsidRPr="009839D4">
              <w:t>IoT</w:t>
            </w:r>
          </w:p>
        </w:tc>
        <w:tc>
          <w:tcPr>
            <w:tcW w:w="6945" w:type="dxa"/>
          </w:tcPr>
          <w:p w14:paraId="0B1211BF" w14:textId="77777777" w:rsidR="00B200C1" w:rsidRPr="009839D4" w:rsidRDefault="00B200C1" w:rsidP="00422143">
            <w:pPr>
              <w:jc w:val="left"/>
            </w:pPr>
            <w:r w:rsidRPr="009839D4">
              <w:t>Internet of Things</w:t>
            </w:r>
          </w:p>
        </w:tc>
      </w:tr>
      <w:tr w:rsidR="004A4599" w:rsidRPr="009839D4" w14:paraId="11248095" w14:textId="77777777" w:rsidTr="00422143">
        <w:trPr>
          <w:trHeight w:val="90"/>
        </w:trPr>
        <w:tc>
          <w:tcPr>
            <w:tcW w:w="2235" w:type="dxa"/>
          </w:tcPr>
          <w:p w14:paraId="5158929D" w14:textId="77777777" w:rsidR="004A4599" w:rsidRPr="009839D4" w:rsidRDefault="004A4599" w:rsidP="00422143">
            <w:pPr>
              <w:jc w:val="left"/>
            </w:pPr>
            <w:r w:rsidRPr="009839D4">
              <w:t xml:space="preserve">JDBC </w:t>
            </w:r>
          </w:p>
        </w:tc>
        <w:tc>
          <w:tcPr>
            <w:tcW w:w="6945" w:type="dxa"/>
          </w:tcPr>
          <w:p w14:paraId="4DFD8001" w14:textId="77777777" w:rsidR="004A4599" w:rsidRPr="009839D4" w:rsidRDefault="004A4599" w:rsidP="00422143">
            <w:pPr>
              <w:jc w:val="left"/>
            </w:pPr>
            <w:r w:rsidRPr="009839D4">
              <w:t xml:space="preserve">Java Database Connectivity </w:t>
            </w:r>
          </w:p>
        </w:tc>
      </w:tr>
      <w:tr w:rsidR="00FD1EB6" w:rsidRPr="009839D4" w14:paraId="5B65EDA1" w14:textId="77777777" w:rsidTr="00422143">
        <w:trPr>
          <w:trHeight w:val="90"/>
        </w:trPr>
        <w:tc>
          <w:tcPr>
            <w:tcW w:w="2235" w:type="dxa"/>
          </w:tcPr>
          <w:p w14:paraId="40657BEB" w14:textId="77777777" w:rsidR="00FD1EB6" w:rsidRPr="009839D4" w:rsidRDefault="00FD1EB6" w:rsidP="00422143">
            <w:pPr>
              <w:jc w:val="left"/>
            </w:pPr>
            <w:r w:rsidRPr="009839D4">
              <w:t>JSON</w:t>
            </w:r>
          </w:p>
        </w:tc>
        <w:tc>
          <w:tcPr>
            <w:tcW w:w="6945" w:type="dxa"/>
          </w:tcPr>
          <w:p w14:paraId="104FAB29" w14:textId="77777777" w:rsidR="00FD1EB6" w:rsidRPr="009839D4" w:rsidRDefault="00CF174F" w:rsidP="00422143">
            <w:pPr>
              <w:jc w:val="left"/>
            </w:pPr>
            <w:r w:rsidRPr="009839D4">
              <w:t>JavaScript Object Notation</w:t>
            </w:r>
          </w:p>
        </w:tc>
      </w:tr>
      <w:tr w:rsidR="00607636" w:rsidRPr="009839D4" w14:paraId="72F98E2B" w14:textId="77777777" w:rsidTr="00422143">
        <w:trPr>
          <w:trHeight w:val="90"/>
        </w:trPr>
        <w:tc>
          <w:tcPr>
            <w:tcW w:w="2235" w:type="dxa"/>
          </w:tcPr>
          <w:p w14:paraId="705A19FE" w14:textId="77777777" w:rsidR="00607636" w:rsidRPr="009839D4" w:rsidRDefault="00FD1EB6" w:rsidP="00422143">
            <w:pPr>
              <w:jc w:val="left"/>
            </w:pPr>
            <w:r w:rsidRPr="009839D4">
              <w:t>M2M</w:t>
            </w:r>
          </w:p>
        </w:tc>
        <w:tc>
          <w:tcPr>
            <w:tcW w:w="6945" w:type="dxa"/>
          </w:tcPr>
          <w:p w14:paraId="4BA423AD" w14:textId="77777777" w:rsidR="00607636" w:rsidRPr="009839D4" w:rsidRDefault="00607636" w:rsidP="00422143">
            <w:pPr>
              <w:jc w:val="left"/>
            </w:pPr>
            <w:r w:rsidRPr="009839D4">
              <w:t>Machine to machine</w:t>
            </w:r>
          </w:p>
        </w:tc>
      </w:tr>
      <w:tr w:rsidR="004A4599" w:rsidRPr="009839D4" w14:paraId="2CE8DC77" w14:textId="77777777" w:rsidTr="00422143">
        <w:trPr>
          <w:trHeight w:val="90"/>
        </w:trPr>
        <w:tc>
          <w:tcPr>
            <w:tcW w:w="2235" w:type="dxa"/>
          </w:tcPr>
          <w:p w14:paraId="6ACFFE28" w14:textId="77777777" w:rsidR="004A4599" w:rsidRPr="009839D4" w:rsidRDefault="004A4599" w:rsidP="00422143">
            <w:pPr>
              <w:jc w:val="left"/>
            </w:pPr>
            <w:r w:rsidRPr="009839D4">
              <w:t xml:space="preserve">MAC </w:t>
            </w:r>
          </w:p>
        </w:tc>
        <w:tc>
          <w:tcPr>
            <w:tcW w:w="6945" w:type="dxa"/>
          </w:tcPr>
          <w:p w14:paraId="48562C28" w14:textId="77777777" w:rsidR="00EB5915" w:rsidRPr="009839D4" w:rsidRDefault="004A4599" w:rsidP="00422143">
            <w:pPr>
              <w:jc w:val="left"/>
            </w:pPr>
            <w:r w:rsidRPr="009839D4">
              <w:t xml:space="preserve">Mandatory Access Control </w:t>
            </w:r>
          </w:p>
        </w:tc>
      </w:tr>
      <w:tr w:rsidR="00CF174F" w:rsidRPr="009839D4" w14:paraId="7F226F6D" w14:textId="77777777" w:rsidTr="00422143">
        <w:trPr>
          <w:trHeight w:val="90"/>
        </w:trPr>
        <w:tc>
          <w:tcPr>
            <w:tcW w:w="2235" w:type="dxa"/>
          </w:tcPr>
          <w:p w14:paraId="7C5E8437" w14:textId="77777777" w:rsidR="00CF174F" w:rsidRPr="009839D4" w:rsidRDefault="00CF174F" w:rsidP="00422143">
            <w:pPr>
              <w:jc w:val="left"/>
            </w:pPr>
            <w:r w:rsidRPr="009839D4">
              <w:t>NFC</w:t>
            </w:r>
          </w:p>
        </w:tc>
        <w:tc>
          <w:tcPr>
            <w:tcW w:w="6945" w:type="dxa"/>
          </w:tcPr>
          <w:p w14:paraId="51031AA8" w14:textId="77777777"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14:paraId="34855668" w14:textId="77777777" w:rsidTr="00422143">
        <w:trPr>
          <w:trHeight w:val="90"/>
        </w:trPr>
        <w:tc>
          <w:tcPr>
            <w:tcW w:w="2235" w:type="dxa"/>
          </w:tcPr>
          <w:p w14:paraId="6719A4FA" w14:textId="77777777" w:rsidR="00607636" w:rsidRPr="009839D4" w:rsidRDefault="00607636" w:rsidP="00422143">
            <w:pPr>
              <w:jc w:val="left"/>
            </w:pPr>
            <w:r w:rsidRPr="009839D4">
              <w:t>NoSQL</w:t>
            </w:r>
          </w:p>
        </w:tc>
        <w:tc>
          <w:tcPr>
            <w:tcW w:w="6945" w:type="dxa"/>
          </w:tcPr>
          <w:p w14:paraId="5DDAF8BD" w14:textId="77777777" w:rsidR="00607636" w:rsidRPr="009839D4" w:rsidRDefault="00607636" w:rsidP="00422143">
            <w:pPr>
              <w:jc w:val="left"/>
            </w:pPr>
            <w:r w:rsidRPr="009839D4">
              <w:t>Not Only SQL</w:t>
            </w:r>
          </w:p>
        </w:tc>
      </w:tr>
      <w:tr w:rsidR="00D545BB" w:rsidRPr="009839D4" w14:paraId="040A7291" w14:textId="77777777" w:rsidTr="00422143">
        <w:trPr>
          <w:trHeight w:val="90"/>
        </w:trPr>
        <w:tc>
          <w:tcPr>
            <w:tcW w:w="2235" w:type="dxa"/>
          </w:tcPr>
          <w:p w14:paraId="7A50B542" w14:textId="77777777" w:rsidR="00D545BB" w:rsidRPr="009839D4" w:rsidRDefault="00D545BB" w:rsidP="00422143">
            <w:pPr>
              <w:jc w:val="left"/>
            </w:pPr>
            <w:r w:rsidRPr="009839D4">
              <w:t>OASIS</w:t>
            </w:r>
          </w:p>
        </w:tc>
        <w:tc>
          <w:tcPr>
            <w:tcW w:w="6945" w:type="dxa"/>
          </w:tcPr>
          <w:p w14:paraId="0546B13F" w14:textId="77777777" w:rsidR="00D545BB" w:rsidRPr="009839D4" w:rsidRDefault="00E51F66" w:rsidP="00422143">
            <w:pPr>
              <w:jc w:val="left"/>
            </w:pPr>
            <w:r w:rsidRPr="009839D4">
              <w:t>Organization for the Advancement of Structured Information Standards</w:t>
            </w:r>
          </w:p>
        </w:tc>
      </w:tr>
      <w:tr w:rsidR="00E51F66" w:rsidRPr="009839D4" w14:paraId="135E1DAA" w14:textId="77777777" w:rsidTr="00422143">
        <w:trPr>
          <w:trHeight w:val="90"/>
        </w:trPr>
        <w:tc>
          <w:tcPr>
            <w:tcW w:w="2235" w:type="dxa"/>
          </w:tcPr>
          <w:p w14:paraId="1FD9CC64" w14:textId="77777777" w:rsidR="00E51F66" w:rsidRPr="009839D4" w:rsidRDefault="00E51F66" w:rsidP="00422143">
            <w:pPr>
              <w:jc w:val="left"/>
            </w:pPr>
            <w:r w:rsidRPr="009839D4">
              <w:t>OLAP</w:t>
            </w:r>
          </w:p>
        </w:tc>
        <w:tc>
          <w:tcPr>
            <w:tcW w:w="6945" w:type="dxa"/>
          </w:tcPr>
          <w:p w14:paraId="0182D626" w14:textId="77777777" w:rsidR="00E51F66" w:rsidRPr="009839D4" w:rsidRDefault="00E51F66" w:rsidP="00422143">
            <w:pPr>
              <w:jc w:val="left"/>
            </w:pPr>
            <w:r w:rsidRPr="009839D4">
              <w:t>Online Analytical Processing</w:t>
            </w:r>
          </w:p>
        </w:tc>
      </w:tr>
      <w:tr w:rsidR="00D545BB" w:rsidRPr="009839D4" w14:paraId="4149E8F3" w14:textId="77777777" w:rsidTr="00422143">
        <w:trPr>
          <w:trHeight w:val="90"/>
        </w:trPr>
        <w:tc>
          <w:tcPr>
            <w:tcW w:w="2235" w:type="dxa"/>
          </w:tcPr>
          <w:p w14:paraId="1CA4BC88" w14:textId="77777777" w:rsidR="00D545BB" w:rsidRPr="009839D4" w:rsidRDefault="00D545BB" w:rsidP="00422143">
            <w:pPr>
              <w:jc w:val="left"/>
            </w:pPr>
            <w:r w:rsidRPr="009839D4">
              <w:lastRenderedPageBreak/>
              <w:t>OLTP</w:t>
            </w:r>
          </w:p>
        </w:tc>
        <w:tc>
          <w:tcPr>
            <w:tcW w:w="6945" w:type="dxa"/>
          </w:tcPr>
          <w:p w14:paraId="76E16E1B" w14:textId="77777777" w:rsidR="00D545BB" w:rsidRPr="009839D4" w:rsidRDefault="00E51F66" w:rsidP="00422143">
            <w:pPr>
              <w:jc w:val="left"/>
            </w:pPr>
            <w:r w:rsidRPr="009839D4">
              <w:t>Online transaction processing</w:t>
            </w:r>
          </w:p>
        </w:tc>
      </w:tr>
      <w:tr w:rsidR="00D545BB" w:rsidRPr="009839D4" w14:paraId="50DD70AB" w14:textId="77777777" w:rsidTr="00422143">
        <w:trPr>
          <w:trHeight w:val="90"/>
        </w:trPr>
        <w:tc>
          <w:tcPr>
            <w:tcW w:w="2235" w:type="dxa"/>
          </w:tcPr>
          <w:p w14:paraId="4B7A7A22" w14:textId="77777777" w:rsidR="00D545BB" w:rsidRPr="009839D4" w:rsidRDefault="00D545BB" w:rsidP="00422143">
            <w:pPr>
              <w:jc w:val="left"/>
            </w:pPr>
            <w:r w:rsidRPr="009839D4">
              <w:t>OWASP</w:t>
            </w:r>
          </w:p>
        </w:tc>
        <w:tc>
          <w:tcPr>
            <w:tcW w:w="6945" w:type="dxa"/>
          </w:tcPr>
          <w:p w14:paraId="34AC4B9C" w14:textId="77777777" w:rsidR="00D545BB" w:rsidRPr="009839D4" w:rsidRDefault="00E51F66" w:rsidP="00422143">
            <w:pPr>
              <w:jc w:val="left"/>
            </w:pPr>
            <w:r w:rsidRPr="009839D4">
              <w:t>Open Web Application Security Project</w:t>
            </w:r>
          </w:p>
        </w:tc>
      </w:tr>
      <w:tr w:rsidR="00D545BB" w:rsidRPr="009839D4" w14:paraId="373AFB3C" w14:textId="77777777" w:rsidTr="00422143">
        <w:trPr>
          <w:trHeight w:val="90"/>
        </w:trPr>
        <w:tc>
          <w:tcPr>
            <w:tcW w:w="2235" w:type="dxa"/>
          </w:tcPr>
          <w:p w14:paraId="5A383785" w14:textId="77777777" w:rsidR="00D545BB" w:rsidRPr="009839D4" w:rsidRDefault="00D545BB" w:rsidP="00422143">
            <w:pPr>
              <w:jc w:val="left"/>
            </w:pPr>
            <w:r w:rsidRPr="009839D4">
              <w:t>PAP</w:t>
            </w:r>
          </w:p>
        </w:tc>
        <w:tc>
          <w:tcPr>
            <w:tcW w:w="6945" w:type="dxa"/>
          </w:tcPr>
          <w:p w14:paraId="39B6DCA2" w14:textId="77777777" w:rsidR="00D545BB" w:rsidRPr="009839D4" w:rsidRDefault="00D545BB" w:rsidP="00422143">
            <w:pPr>
              <w:jc w:val="left"/>
            </w:pPr>
            <w:r w:rsidRPr="009839D4">
              <w:t>Policy Administration Point</w:t>
            </w:r>
          </w:p>
        </w:tc>
      </w:tr>
      <w:tr w:rsidR="00607636" w:rsidRPr="009839D4" w14:paraId="4DACC3D0" w14:textId="77777777" w:rsidTr="00422143">
        <w:trPr>
          <w:trHeight w:val="90"/>
        </w:trPr>
        <w:tc>
          <w:tcPr>
            <w:tcW w:w="2235" w:type="dxa"/>
          </w:tcPr>
          <w:p w14:paraId="6CC4F21A" w14:textId="77777777" w:rsidR="00607636" w:rsidRPr="009839D4" w:rsidRDefault="00607636" w:rsidP="00422143">
            <w:pPr>
              <w:jc w:val="left"/>
            </w:pPr>
            <w:r w:rsidRPr="009839D4">
              <w:t xml:space="preserve">PDP </w:t>
            </w:r>
          </w:p>
        </w:tc>
        <w:tc>
          <w:tcPr>
            <w:tcW w:w="6945" w:type="dxa"/>
          </w:tcPr>
          <w:p w14:paraId="5A88D052" w14:textId="77777777" w:rsidR="00607636" w:rsidRPr="009839D4" w:rsidRDefault="00607636" w:rsidP="00422143">
            <w:pPr>
              <w:jc w:val="left"/>
            </w:pPr>
            <w:r w:rsidRPr="009839D4">
              <w:t xml:space="preserve">Policy Decision Point </w:t>
            </w:r>
          </w:p>
        </w:tc>
      </w:tr>
      <w:tr w:rsidR="00607636" w:rsidRPr="009839D4" w14:paraId="28F9319E" w14:textId="77777777" w:rsidTr="00422143">
        <w:trPr>
          <w:trHeight w:val="90"/>
        </w:trPr>
        <w:tc>
          <w:tcPr>
            <w:tcW w:w="2235" w:type="dxa"/>
          </w:tcPr>
          <w:p w14:paraId="77E0DD39" w14:textId="77777777" w:rsidR="00607636" w:rsidRPr="009839D4" w:rsidRDefault="00607636" w:rsidP="00422143">
            <w:pPr>
              <w:jc w:val="left"/>
            </w:pPr>
            <w:r w:rsidRPr="009839D4">
              <w:t xml:space="preserve">PEP </w:t>
            </w:r>
          </w:p>
        </w:tc>
        <w:tc>
          <w:tcPr>
            <w:tcW w:w="6945" w:type="dxa"/>
          </w:tcPr>
          <w:p w14:paraId="0893CBAC" w14:textId="77777777" w:rsidR="00607636" w:rsidRPr="009839D4" w:rsidRDefault="00607636" w:rsidP="00422143">
            <w:pPr>
              <w:jc w:val="left"/>
            </w:pPr>
            <w:r w:rsidRPr="009839D4">
              <w:t xml:space="preserve">Policy Enforcement Point </w:t>
            </w:r>
          </w:p>
        </w:tc>
      </w:tr>
      <w:tr w:rsidR="00D545BB" w:rsidRPr="009839D4" w14:paraId="0F16D49D" w14:textId="77777777" w:rsidTr="00422143">
        <w:trPr>
          <w:trHeight w:val="90"/>
        </w:trPr>
        <w:tc>
          <w:tcPr>
            <w:tcW w:w="2235" w:type="dxa"/>
          </w:tcPr>
          <w:p w14:paraId="7AF153B6" w14:textId="77777777" w:rsidR="00D545BB" w:rsidRPr="009839D4" w:rsidRDefault="00D545BB" w:rsidP="00422143">
            <w:pPr>
              <w:jc w:val="left"/>
            </w:pPr>
            <w:r w:rsidRPr="009839D4">
              <w:t>PIP</w:t>
            </w:r>
          </w:p>
        </w:tc>
        <w:tc>
          <w:tcPr>
            <w:tcW w:w="6945" w:type="dxa"/>
          </w:tcPr>
          <w:p w14:paraId="17255ABD" w14:textId="77777777" w:rsidR="00D545BB" w:rsidRPr="009839D4" w:rsidRDefault="00D545BB" w:rsidP="00422143">
            <w:pPr>
              <w:jc w:val="left"/>
            </w:pPr>
            <w:r w:rsidRPr="009839D4">
              <w:t>Policy Information Point</w:t>
            </w:r>
          </w:p>
        </w:tc>
      </w:tr>
      <w:tr w:rsidR="00D545BB" w:rsidRPr="009839D4" w14:paraId="2F9A3969" w14:textId="77777777" w:rsidTr="00422143">
        <w:trPr>
          <w:trHeight w:val="90"/>
        </w:trPr>
        <w:tc>
          <w:tcPr>
            <w:tcW w:w="2235" w:type="dxa"/>
          </w:tcPr>
          <w:p w14:paraId="79E7373D" w14:textId="77777777" w:rsidR="00D545BB" w:rsidRPr="009839D4" w:rsidRDefault="00D545BB" w:rsidP="00422143">
            <w:pPr>
              <w:jc w:val="left"/>
            </w:pPr>
            <w:r w:rsidRPr="009839D4">
              <w:t>PII</w:t>
            </w:r>
          </w:p>
        </w:tc>
        <w:tc>
          <w:tcPr>
            <w:tcW w:w="6945" w:type="dxa"/>
          </w:tcPr>
          <w:p w14:paraId="363F25CF" w14:textId="77777777" w:rsidR="00D545BB" w:rsidRPr="009839D4" w:rsidRDefault="00E51F66" w:rsidP="00422143">
            <w:pPr>
              <w:jc w:val="left"/>
            </w:pPr>
            <w:r w:rsidRPr="009839D4">
              <w:t>Personal Identifiable Information</w:t>
            </w:r>
          </w:p>
        </w:tc>
      </w:tr>
      <w:tr w:rsidR="00D545BB" w:rsidRPr="009839D4" w14:paraId="5EEFFE8F" w14:textId="77777777" w:rsidTr="00422143">
        <w:trPr>
          <w:trHeight w:val="90"/>
        </w:trPr>
        <w:tc>
          <w:tcPr>
            <w:tcW w:w="2235" w:type="dxa"/>
          </w:tcPr>
          <w:p w14:paraId="4A99485C" w14:textId="77777777" w:rsidR="00D545BB" w:rsidRPr="009839D4" w:rsidRDefault="00D545BB" w:rsidP="00422143">
            <w:pPr>
              <w:jc w:val="left"/>
            </w:pPr>
            <w:r w:rsidRPr="009839D4">
              <w:t>PRP</w:t>
            </w:r>
          </w:p>
        </w:tc>
        <w:tc>
          <w:tcPr>
            <w:tcW w:w="6945" w:type="dxa"/>
          </w:tcPr>
          <w:p w14:paraId="7579DBBE" w14:textId="77777777" w:rsidR="00D545BB" w:rsidRPr="009839D4" w:rsidRDefault="00D545BB" w:rsidP="00422143">
            <w:pPr>
              <w:jc w:val="left"/>
            </w:pPr>
            <w:r w:rsidRPr="009839D4">
              <w:t>Policy Retrieval Point</w:t>
            </w:r>
          </w:p>
        </w:tc>
      </w:tr>
      <w:tr w:rsidR="00607636" w:rsidRPr="009839D4" w14:paraId="6A311E5B" w14:textId="77777777" w:rsidTr="00422143">
        <w:trPr>
          <w:trHeight w:val="90"/>
        </w:trPr>
        <w:tc>
          <w:tcPr>
            <w:tcW w:w="2235" w:type="dxa"/>
          </w:tcPr>
          <w:p w14:paraId="38059B93" w14:textId="77777777" w:rsidR="00607636" w:rsidRPr="009839D4" w:rsidRDefault="00607636" w:rsidP="00422143">
            <w:pPr>
              <w:jc w:val="left"/>
            </w:pPr>
            <w:r w:rsidRPr="009839D4">
              <w:t xml:space="preserve">RBAC </w:t>
            </w:r>
          </w:p>
        </w:tc>
        <w:tc>
          <w:tcPr>
            <w:tcW w:w="6945" w:type="dxa"/>
          </w:tcPr>
          <w:p w14:paraId="4A2E3842" w14:textId="77777777" w:rsidR="00607636" w:rsidRPr="009839D4" w:rsidRDefault="00607636" w:rsidP="00422143">
            <w:pPr>
              <w:jc w:val="left"/>
            </w:pPr>
            <w:r w:rsidRPr="009839D4">
              <w:t xml:space="preserve">Role Based Access Control </w:t>
            </w:r>
          </w:p>
        </w:tc>
      </w:tr>
      <w:tr w:rsidR="00D545BB" w:rsidRPr="009839D4" w14:paraId="016CA7E0" w14:textId="77777777" w:rsidTr="00422143">
        <w:trPr>
          <w:trHeight w:val="90"/>
        </w:trPr>
        <w:tc>
          <w:tcPr>
            <w:tcW w:w="2235" w:type="dxa"/>
          </w:tcPr>
          <w:p w14:paraId="796675DA" w14:textId="77777777" w:rsidR="00D545BB" w:rsidRPr="009839D4" w:rsidRDefault="00D545BB" w:rsidP="00422143">
            <w:pPr>
              <w:jc w:val="left"/>
            </w:pPr>
            <w:r w:rsidRPr="009839D4">
              <w:t>REST</w:t>
            </w:r>
          </w:p>
        </w:tc>
        <w:tc>
          <w:tcPr>
            <w:tcW w:w="6945" w:type="dxa"/>
          </w:tcPr>
          <w:p w14:paraId="6AC42281" w14:textId="77777777" w:rsidR="00D545BB" w:rsidRPr="009839D4" w:rsidRDefault="00E51F66" w:rsidP="00422143">
            <w:pPr>
              <w:jc w:val="left"/>
            </w:pPr>
            <w:r w:rsidRPr="009839D4">
              <w:t>Representational State Transfer</w:t>
            </w:r>
          </w:p>
        </w:tc>
      </w:tr>
      <w:tr w:rsidR="00607636" w:rsidRPr="009839D4" w14:paraId="0EBD50D3" w14:textId="77777777" w:rsidTr="00422143">
        <w:trPr>
          <w:trHeight w:val="90"/>
        </w:trPr>
        <w:tc>
          <w:tcPr>
            <w:tcW w:w="2235" w:type="dxa"/>
          </w:tcPr>
          <w:p w14:paraId="4070FD57" w14:textId="77777777" w:rsidR="00607636" w:rsidRPr="009839D4" w:rsidRDefault="00607636" w:rsidP="00422143">
            <w:pPr>
              <w:jc w:val="left"/>
            </w:pPr>
            <w:r w:rsidRPr="009839D4">
              <w:t xml:space="preserve">RDBMS </w:t>
            </w:r>
          </w:p>
        </w:tc>
        <w:tc>
          <w:tcPr>
            <w:tcW w:w="6945" w:type="dxa"/>
          </w:tcPr>
          <w:p w14:paraId="49B3B897" w14:textId="77777777" w:rsidR="00607636" w:rsidRPr="009839D4" w:rsidRDefault="00E51F66" w:rsidP="00422143">
            <w:pPr>
              <w:jc w:val="left"/>
            </w:pPr>
            <w:r w:rsidRPr="009839D4">
              <w:t>Relational Datab</w:t>
            </w:r>
            <w:r w:rsidR="00607636" w:rsidRPr="009839D4">
              <w:t xml:space="preserve">ase Management System </w:t>
            </w:r>
          </w:p>
        </w:tc>
      </w:tr>
      <w:tr w:rsidR="00CF174F" w:rsidRPr="009839D4" w14:paraId="36BD1402" w14:textId="77777777" w:rsidTr="00422143">
        <w:trPr>
          <w:trHeight w:val="90"/>
        </w:trPr>
        <w:tc>
          <w:tcPr>
            <w:tcW w:w="2235" w:type="dxa"/>
          </w:tcPr>
          <w:p w14:paraId="0FD26B93" w14:textId="77777777" w:rsidR="00CF174F" w:rsidRPr="009839D4" w:rsidRDefault="00CF174F" w:rsidP="00422143">
            <w:pPr>
              <w:jc w:val="left"/>
            </w:pPr>
            <w:r w:rsidRPr="009839D4">
              <w:t>RFID</w:t>
            </w:r>
          </w:p>
        </w:tc>
        <w:tc>
          <w:tcPr>
            <w:tcW w:w="6945" w:type="dxa"/>
          </w:tcPr>
          <w:p w14:paraId="16758D5E" w14:textId="77777777" w:rsidR="00CF174F" w:rsidRPr="009839D4" w:rsidRDefault="00E51F66" w:rsidP="00422143">
            <w:pPr>
              <w:jc w:val="left"/>
            </w:pPr>
            <w:r w:rsidRPr="009839D4">
              <w:t>Radio-Frequency Identification</w:t>
            </w:r>
          </w:p>
        </w:tc>
      </w:tr>
      <w:tr w:rsidR="00D545BB" w:rsidRPr="009839D4" w14:paraId="38F3F7C5" w14:textId="77777777" w:rsidTr="00422143">
        <w:trPr>
          <w:trHeight w:val="90"/>
        </w:trPr>
        <w:tc>
          <w:tcPr>
            <w:tcW w:w="2235" w:type="dxa"/>
          </w:tcPr>
          <w:p w14:paraId="0EB567CC" w14:textId="77777777" w:rsidR="00D545BB" w:rsidRPr="009839D4" w:rsidRDefault="00D545BB" w:rsidP="00422143">
            <w:pPr>
              <w:jc w:val="left"/>
            </w:pPr>
            <w:r w:rsidRPr="009839D4">
              <w:t>SMARTIE</w:t>
            </w:r>
          </w:p>
        </w:tc>
        <w:tc>
          <w:tcPr>
            <w:tcW w:w="6945" w:type="dxa"/>
          </w:tcPr>
          <w:p w14:paraId="605BB322" w14:textId="77777777" w:rsidR="00D545BB" w:rsidRPr="009839D4" w:rsidRDefault="00D545BB" w:rsidP="00422143">
            <w:pPr>
              <w:jc w:val="left"/>
            </w:pPr>
            <w:r w:rsidRPr="009839D4">
              <w:t>Smart City</w:t>
            </w:r>
          </w:p>
        </w:tc>
      </w:tr>
      <w:tr w:rsidR="00607636" w:rsidRPr="009839D4" w14:paraId="7E586DB4" w14:textId="77777777" w:rsidTr="00422143">
        <w:trPr>
          <w:trHeight w:val="90"/>
        </w:trPr>
        <w:tc>
          <w:tcPr>
            <w:tcW w:w="2235" w:type="dxa"/>
          </w:tcPr>
          <w:p w14:paraId="027500EF" w14:textId="77777777" w:rsidR="00607636" w:rsidRPr="009839D4" w:rsidRDefault="00607636" w:rsidP="00422143">
            <w:pPr>
              <w:jc w:val="left"/>
            </w:pPr>
            <w:r w:rsidRPr="009839D4">
              <w:t xml:space="preserve">SQL </w:t>
            </w:r>
          </w:p>
        </w:tc>
        <w:tc>
          <w:tcPr>
            <w:tcW w:w="6945" w:type="dxa"/>
          </w:tcPr>
          <w:p w14:paraId="5DB1856C" w14:textId="77777777" w:rsidR="00607636" w:rsidRPr="009839D4" w:rsidRDefault="00607636" w:rsidP="00422143">
            <w:pPr>
              <w:jc w:val="left"/>
            </w:pPr>
            <w:r w:rsidRPr="009839D4">
              <w:t xml:space="preserve">Structured Query Language </w:t>
            </w:r>
          </w:p>
        </w:tc>
      </w:tr>
      <w:tr w:rsidR="0038198C" w:rsidRPr="009839D4" w14:paraId="147CC767" w14:textId="77777777" w:rsidTr="00422143">
        <w:trPr>
          <w:trHeight w:val="90"/>
        </w:trPr>
        <w:tc>
          <w:tcPr>
            <w:tcW w:w="2235" w:type="dxa"/>
          </w:tcPr>
          <w:p w14:paraId="217591B2" w14:textId="77777777" w:rsidR="0038198C" w:rsidRPr="009839D4" w:rsidRDefault="0038198C" w:rsidP="00422143">
            <w:pPr>
              <w:jc w:val="left"/>
            </w:pPr>
            <w:r>
              <w:t>SSL</w:t>
            </w:r>
          </w:p>
        </w:tc>
        <w:tc>
          <w:tcPr>
            <w:tcW w:w="6945" w:type="dxa"/>
          </w:tcPr>
          <w:p w14:paraId="36632485" w14:textId="77777777" w:rsidR="0038198C" w:rsidRPr="009839D4" w:rsidRDefault="0038198C" w:rsidP="00422143">
            <w:pPr>
              <w:jc w:val="left"/>
            </w:pPr>
            <w:r w:rsidRPr="0038198C">
              <w:t>Secure Sockets Layer</w:t>
            </w:r>
          </w:p>
        </w:tc>
      </w:tr>
      <w:tr w:rsidR="0038198C" w:rsidRPr="009839D4" w14:paraId="0C020038" w14:textId="77777777" w:rsidTr="00422143">
        <w:trPr>
          <w:trHeight w:val="90"/>
        </w:trPr>
        <w:tc>
          <w:tcPr>
            <w:tcW w:w="2235" w:type="dxa"/>
          </w:tcPr>
          <w:p w14:paraId="11FA8008" w14:textId="77777777" w:rsidR="0038198C" w:rsidRDefault="0038198C" w:rsidP="00422143">
            <w:pPr>
              <w:jc w:val="left"/>
            </w:pPr>
            <w:r>
              <w:t>TLS</w:t>
            </w:r>
          </w:p>
        </w:tc>
        <w:tc>
          <w:tcPr>
            <w:tcW w:w="6945" w:type="dxa"/>
          </w:tcPr>
          <w:p w14:paraId="520E5C91" w14:textId="77777777" w:rsidR="0038198C" w:rsidRPr="0038198C" w:rsidRDefault="0038198C" w:rsidP="00422143">
            <w:pPr>
              <w:jc w:val="left"/>
            </w:pPr>
            <w:r w:rsidRPr="0038198C">
              <w:t>Transport Layer Security</w:t>
            </w:r>
          </w:p>
        </w:tc>
      </w:tr>
      <w:tr w:rsidR="00E77385" w:rsidRPr="009839D4" w14:paraId="32391D5E" w14:textId="77777777" w:rsidTr="00422143">
        <w:trPr>
          <w:trHeight w:val="90"/>
        </w:trPr>
        <w:tc>
          <w:tcPr>
            <w:tcW w:w="2235" w:type="dxa"/>
          </w:tcPr>
          <w:p w14:paraId="43CF1A24" w14:textId="77777777" w:rsidR="00E77385" w:rsidRPr="009839D4" w:rsidRDefault="00E77385" w:rsidP="00422143">
            <w:pPr>
              <w:jc w:val="left"/>
            </w:pPr>
            <w:r>
              <w:t>W3C</w:t>
            </w:r>
          </w:p>
        </w:tc>
        <w:tc>
          <w:tcPr>
            <w:tcW w:w="6945" w:type="dxa"/>
          </w:tcPr>
          <w:p w14:paraId="7B2AC0F3" w14:textId="77777777" w:rsidR="00E77385" w:rsidRPr="009839D4" w:rsidRDefault="00E77385" w:rsidP="00422143">
            <w:pPr>
              <w:jc w:val="left"/>
            </w:pPr>
            <w:r w:rsidRPr="00E77385">
              <w:t>World Wide Web Consortium</w:t>
            </w:r>
          </w:p>
        </w:tc>
      </w:tr>
      <w:tr w:rsidR="00D545BB" w:rsidRPr="009839D4" w14:paraId="00B15486" w14:textId="77777777" w:rsidTr="00422143">
        <w:trPr>
          <w:trHeight w:val="90"/>
        </w:trPr>
        <w:tc>
          <w:tcPr>
            <w:tcW w:w="2235" w:type="dxa"/>
          </w:tcPr>
          <w:p w14:paraId="542878FD" w14:textId="77777777" w:rsidR="00D545BB" w:rsidRPr="009839D4" w:rsidRDefault="00D545BB" w:rsidP="00422143">
            <w:pPr>
              <w:jc w:val="left"/>
            </w:pPr>
            <w:r w:rsidRPr="009839D4">
              <w:t>UDAF</w:t>
            </w:r>
          </w:p>
        </w:tc>
        <w:tc>
          <w:tcPr>
            <w:tcW w:w="6945" w:type="dxa"/>
          </w:tcPr>
          <w:p w14:paraId="2FB65395" w14:textId="77777777" w:rsidR="00D545BB" w:rsidRPr="009839D4" w:rsidRDefault="00E51F66" w:rsidP="00422143">
            <w:pPr>
              <w:jc w:val="left"/>
            </w:pPr>
            <w:r w:rsidRPr="009839D4">
              <w:t>User-Defined Aggregate Functions</w:t>
            </w:r>
          </w:p>
        </w:tc>
      </w:tr>
      <w:tr w:rsidR="00D545BB" w:rsidRPr="009839D4" w14:paraId="78A3CEBA" w14:textId="77777777" w:rsidTr="00422143">
        <w:trPr>
          <w:trHeight w:val="90"/>
        </w:trPr>
        <w:tc>
          <w:tcPr>
            <w:tcW w:w="2235" w:type="dxa"/>
          </w:tcPr>
          <w:p w14:paraId="2E04408B" w14:textId="77777777" w:rsidR="00D545BB" w:rsidRPr="009839D4" w:rsidRDefault="00D545BB" w:rsidP="00422143">
            <w:pPr>
              <w:jc w:val="left"/>
            </w:pPr>
            <w:r w:rsidRPr="009839D4">
              <w:t>UDF</w:t>
            </w:r>
          </w:p>
        </w:tc>
        <w:tc>
          <w:tcPr>
            <w:tcW w:w="6945" w:type="dxa"/>
          </w:tcPr>
          <w:p w14:paraId="742CE03F" w14:textId="77777777" w:rsidR="00D545BB" w:rsidRPr="009839D4" w:rsidRDefault="00E51F66" w:rsidP="00422143">
            <w:pPr>
              <w:jc w:val="left"/>
            </w:pPr>
            <w:r w:rsidRPr="009839D4">
              <w:t>User-Defined Functions</w:t>
            </w:r>
          </w:p>
        </w:tc>
      </w:tr>
      <w:tr w:rsidR="00D545BB" w:rsidRPr="009839D4" w14:paraId="25F17F7B" w14:textId="77777777" w:rsidTr="00422143">
        <w:trPr>
          <w:trHeight w:val="90"/>
        </w:trPr>
        <w:tc>
          <w:tcPr>
            <w:tcW w:w="2235" w:type="dxa"/>
          </w:tcPr>
          <w:p w14:paraId="3F3EA524" w14:textId="77777777" w:rsidR="00D545BB" w:rsidRPr="009839D4" w:rsidRDefault="00D545BB" w:rsidP="00422143">
            <w:pPr>
              <w:jc w:val="left"/>
            </w:pPr>
            <w:r w:rsidRPr="009839D4">
              <w:t>UDTF</w:t>
            </w:r>
          </w:p>
        </w:tc>
        <w:tc>
          <w:tcPr>
            <w:tcW w:w="6945" w:type="dxa"/>
          </w:tcPr>
          <w:p w14:paraId="61521B63" w14:textId="77777777" w:rsidR="00D545BB" w:rsidRPr="009839D4" w:rsidRDefault="00E51F66" w:rsidP="00422143">
            <w:pPr>
              <w:jc w:val="left"/>
            </w:pPr>
            <w:r w:rsidRPr="009839D4">
              <w:t>User-Defined Table Functions</w:t>
            </w:r>
          </w:p>
        </w:tc>
      </w:tr>
      <w:tr w:rsidR="00FD1EB6" w:rsidRPr="009839D4" w14:paraId="086E7774" w14:textId="77777777" w:rsidTr="00422143">
        <w:trPr>
          <w:trHeight w:val="90"/>
        </w:trPr>
        <w:tc>
          <w:tcPr>
            <w:tcW w:w="2235" w:type="dxa"/>
          </w:tcPr>
          <w:p w14:paraId="3CB45558" w14:textId="77777777" w:rsidR="00FD1EB6" w:rsidRPr="009839D4" w:rsidRDefault="00FD1EB6" w:rsidP="00422143">
            <w:pPr>
              <w:jc w:val="left"/>
            </w:pPr>
            <w:r w:rsidRPr="009839D4">
              <w:t>UWB</w:t>
            </w:r>
          </w:p>
        </w:tc>
        <w:tc>
          <w:tcPr>
            <w:tcW w:w="6945" w:type="dxa"/>
          </w:tcPr>
          <w:p w14:paraId="6D3AEBA1" w14:textId="77777777" w:rsidR="00FD1EB6" w:rsidRPr="009839D4" w:rsidRDefault="00FD1EB6" w:rsidP="00422143">
            <w:pPr>
              <w:jc w:val="left"/>
            </w:pPr>
            <w:r w:rsidRPr="009839D4">
              <w:t>Ultra-Wide Band</w:t>
            </w:r>
          </w:p>
        </w:tc>
      </w:tr>
      <w:tr w:rsidR="00D545BB" w:rsidRPr="009839D4" w14:paraId="6276F5A4" w14:textId="77777777" w:rsidTr="00422143">
        <w:trPr>
          <w:trHeight w:val="90"/>
        </w:trPr>
        <w:tc>
          <w:tcPr>
            <w:tcW w:w="2235" w:type="dxa"/>
          </w:tcPr>
          <w:p w14:paraId="10E94947" w14:textId="77777777" w:rsidR="00D545BB" w:rsidRPr="009839D4" w:rsidRDefault="00D545BB" w:rsidP="00422143">
            <w:pPr>
              <w:jc w:val="left"/>
            </w:pPr>
            <w:r w:rsidRPr="009839D4">
              <w:t>XML</w:t>
            </w:r>
          </w:p>
        </w:tc>
        <w:tc>
          <w:tcPr>
            <w:tcW w:w="6945" w:type="dxa"/>
          </w:tcPr>
          <w:p w14:paraId="60ACDBBE" w14:textId="77777777" w:rsidR="00D545BB" w:rsidRPr="009839D4" w:rsidRDefault="00D545BB" w:rsidP="00422143">
            <w:pPr>
              <w:jc w:val="left"/>
            </w:pPr>
            <w:r w:rsidRPr="009839D4">
              <w:t>eXtensible Markup Language</w:t>
            </w:r>
          </w:p>
        </w:tc>
      </w:tr>
      <w:tr w:rsidR="00422143" w:rsidRPr="009839D4" w14:paraId="0ECE0273" w14:textId="77777777" w:rsidTr="00422143">
        <w:trPr>
          <w:trHeight w:val="90"/>
        </w:trPr>
        <w:tc>
          <w:tcPr>
            <w:tcW w:w="2235" w:type="dxa"/>
          </w:tcPr>
          <w:p w14:paraId="08BA8AD2" w14:textId="77777777" w:rsidR="00422143" w:rsidRPr="009839D4" w:rsidRDefault="00422143" w:rsidP="00422143">
            <w:pPr>
              <w:jc w:val="left"/>
            </w:pPr>
            <w:r>
              <w:t>XACML</w:t>
            </w:r>
          </w:p>
        </w:tc>
        <w:tc>
          <w:tcPr>
            <w:tcW w:w="6945" w:type="dxa"/>
          </w:tcPr>
          <w:p w14:paraId="776C3F86" w14:textId="77777777" w:rsidR="00422143" w:rsidRPr="009839D4" w:rsidRDefault="00422143" w:rsidP="00422143">
            <w:pPr>
              <w:jc w:val="left"/>
            </w:pPr>
            <w:r w:rsidRPr="00422143">
              <w:t>eXtensible Access Control Markup</w:t>
            </w:r>
            <w:r>
              <w:t xml:space="preserve"> </w:t>
            </w:r>
            <w:r w:rsidRPr="00422143">
              <w:t>Language</w:t>
            </w:r>
          </w:p>
        </w:tc>
      </w:tr>
      <w:tr w:rsidR="00E51F66" w:rsidRPr="009839D4" w14:paraId="4229CF9B" w14:textId="77777777" w:rsidTr="00422143">
        <w:trPr>
          <w:trHeight w:val="90"/>
        </w:trPr>
        <w:tc>
          <w:tcPr>
            <w:tcW w:w="2235" w:type="dxa"/>
          </w:tcPr>
          <w:p w14:paraId="1040B88B" w14:textId="77777777" w:rsidR="00E51F66" w:rsidRPr="009839D4" w:rsidRDefault="00E51F66" w:rsidP="00422143">
            <w:pPr>
              <w:jc w:val="left"/>
            </w:pPr>
            <w:r w:rsidRPr="009839D4">
              <w:t>YARN</w:t>
            </w:r>
          </w:p>
        </w:tc>
        <w:tc>
          <w:tcPr>
            <w:tcW w:w="6945" w:type="dxa"/>
          </w:tcPr>
          <w:p w14:paraId="1DF459E8" w14:textId="77777777" w:rsidR="00E51F66" w:rsidRPr="009839D4" w:rsidRDefault="00E51F66" w:rsidP="00422143">
            <w:pPr>
              <w:jc w:val="left"/>
            </w:pPr>
            <w:r w:rsidRPr="009839D4">
              <w:t>Yet Another Resource Negotiator</w:t>
            </w:r>
          </w:p>
        </w:tc>
      </w:tr>
    </w:tbl>
    <w:p w14:paraId="590E3B3C" w14:textId="77777777" w:rsidR="00BF6E7F" w:rsidRPr="009839D4" w:rsidRDefault="00BF6E7F" w:rsidP="003256A7"/>
    <w:p w14:paraId="1203430B" w14:textId="77777777" w:rsidR="00037B33" w:rsidRPr="009839D4" w:rsidRDefault="00037B33" w:rsidP="00103719">
      <w:pPr>
        <w:pStyle w:val="Heading1"/>
        <w:numPr>
          <w:ilvl w:val="0"/>
          <w:numId w:val="0"/>
        </w:numPr>
        <w:rPr>
          <w:lang w:val="en-GB"/>
        </w:rPr>
      </w:pPr>
      <w:bookmarkStart w:id="9" w:name="_Toc420893182"/>
      <w:r w:rsidRPr="009839D4">
        <w:rPr>
          <w:lang w:val="en-GB"/>
        </w:rPr>
        <w:lastRenderedPageBreak/>
        <w:t>List of figures</w:t>
      </w:r>
      <w:bookmarkEnd w:id="9"/>
    </w:p>
    <w:p w14:paraId="222FB319" w14:textId="77777777" w:rsidR="0066170D" w:rsidRDefault="00884F01">
      <w:pPr>
        <w:pStyle w:val="TableofFigures"/>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892370" w:history="1">
        <w:r w:rsidR="0066170D" w:rsidRPr="00EA292E">
          <w:rPr>
            <w:rStyle w:val="Hyperlink"/>
            <w:noProof/>
          </w:rPr>
          <w:t>Figure 1. High - level overview of the architecture</w:t>
        </w:r>
        <w:r w:rsidR="0066170D">
          <w:rPr>
            <w:noProof/>
            <w:webHidden/>
          </w:rPr>
          <w:tab/>
        </w:r>
        <w:r w:rsidR="0066170D">
          <w:rPr>
            <w:noProof/>
            <w:webHidden/>
          </w:rPr>
          <w:fldChar w:fldCharType="begin"/>
        </w:r>
        <w:r w:rsidR="0066170D">
          <w:rPr>
            <w:noProof/>
            <w:webHidden/>
          </w:rPr>
          <w:instrText xml:space="preserve"> PAGEREF _Toc420892370 \h </w:instrText>
        </w:r>
        <w:r w:rsidR="0066170D">
          <w:rPr>
            <w:noProof/>
            <w:webHidden/>
          </w:rPr>
        </w:r>
        <w:r w:rsidR="0066170D">
          <w:rPr>
            <w:noProof/>
            <w:webHidden/>
          </w:rPr>
          <w:fldChar w:fldCharType="separate"/>
        </w:r>
        <w:r w:rsidR="004E3BB3">
          <w:rPr>
            <w:noProof/>
            <w:webHidden/>
          </w:rPr>
          <w:t>4</w:t>
        </w:r>
        <w:r w:rsidR="0066170D">
          <w:rPr>
            <w:noProof/>
            <w:webHidden/>
          </w:rPr>
          <w:fldChar w:fldCharType="end"/>
        </w:r>
      </w:hyperlink>
    </w:p>
    <w:p w14:paraId="1AF67F1B"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1" w:history="1">
        <w:r w:rsidR="0066170D" w:rsidRPr="00EA292E">
          <w:rPr>
            <w:rStyle w:val="Hyperlink"/>
            <w:noProof/>
          </w:rPr>
          <w:t>Figure 2. Example of a XACML policy</w:t>
        </w:r>
        <w:r w:rsidR="0066170D">
          <w:rPr>
            <w:noProof/>
            <w:webHidden/>
          </w:rPr>
          <w:tab/>
        </w:r>
        <w:r w:rsidR="0066170D">
          <w:rPr>
            <w:noProof/>
            <w:webHidden/>
          </w:rPr>
          <w:fldChar w:fldCharType="begin"/>
        </w:r>
        <w:r w:rsidR="0066170D">
          <w:rPr>
            <w:noProof/>
            <w:webHidden/>
          </w:rPr>
          <w:instrText xml:space="preserve"> PAGEREF _Toc420892371 \h </w:instrText>
        </w:r>
        <w:r w:rsidR="0066170D">
          <w:rPr>
            <w:noProof/>
            <w:webHidden/>
          </w:rPr>
        </w:r>
        <w:r w:rsidR="0066170D">
          <w:rPr>
            <w:noProof/>
            <w:webHidden/>
          </w:rPr>
          <w:fldChar w:fldCharType="separate"/>
        </w:r>
        <w:r w:rsidR="004E3BB3">
          <w:rPr>
            <w:noProof/>
            <w:webHidden/>
          </w:rPr>
          <w:t>14</w:t>
        </w:r>
        <w:r w:rsidR="0066170D">
          <w:rPr>
            <w:noProof/>
            <w:webHidden/>
          </w:rPr>
          <w:fldChar w:fldCharType="end"/>
        </w:r>
      </w:hyperlink>
    </w:p>
    <w:p w14:paraId="7D76EB0C"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2" w:history="1">
        <w:r w:rsidR="0066170D" w:rsidRPr="00EA292E">
          <w:rPr>
            <w:rStyle w:val="Hyperlink"/>
            <w:noProof/>
          </w:rPr>
          <w:t>Figure 3. Example of a XACML request in the JSON format</w:t>
        </w:r>
        <w:r w:rsidR="0066170D">
          <w:rPr>
            <w:noProof/>
            <w:webHidden/>
          </w:rPr>
          <w:tab/>
        </w:r>
        <w:r w:rsidR="0066170D">
          <w:rPr>
            <w:noProof/>
            <w:webHidden/>
          </w:rPr>
          <w:fldChar w:fldCharType="begin"/>
        </w:r>
        <w:r w:rsidR="0066170D">
          <w:rPr>
            <w:noProof/>
            <w:webHidden/>
          </w:rPr>
          <w:instrText xml:space="preserve"> PAGEREF _Toc420892372 \h </w:instrText>
        </w:r>
        <w:r w:rsidR="0066170D">
          <w:rPr>
            <w:noProof/>
            <w:webHidden/>
          </w:rPr>
        </w:r>
        <w:r w:rsidR="0066170D">
          <w:rPr>
            <w:noProof/>
            <w:webHidden/>
          </w:rPr>
          <w:fldChar w:fldCharType="separate"/>
        </w:r>
        <w:r w:rsidR="004E3BB3">
          <w:rPr>
            <w:noProof/>
            <w:webHidden/>
          </w:rPr>
          <w:t>15</w:t>
        </w:r>
        <w:r w:rsidR="0066170D">
          <w:rPr>
            <w:noProof/>
            <w:webHidden/>
          </w:rPr>
          <w:fldChar w:fldCharType="end"/>
        </w:r>
      </w:hyperlink>
    </w:p>
    <w:p w14:paraId="56242D0F"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3" w:history="1">
        <w:r w:rsidR="0066170D" w:rsidRPr="00EA292E">
          <w:rPr>
            <w:rStyle w:val="Hyperlink"/>
            <w:noProof/>
          </w:rPr>
          <w:t xml:space="preserve">Figure 4. Architecture proposed by the OASIS XACML standard </w:t>
        </w:r>
        <w:r w:rsidR="0066170D" w:rsidRPr="00EA292E">
          <w:rPr>
            <w:rStyle w:val="Hyperlink"/>
            <w:noProof/>
            <w:lang w:val="hr-HR"/>
          </w:rPr>
          <w:t>[3]</w:t>
        </w:r>
        <w:r w:rsidR="0066170D">
          <w:rPr>
            <w:noProof/>
            <w:webHidden/>
          </w:rPr>
          <w:tab/>
        </w:r>
        <w:r w:rsidR="0066170D">
          <w:rPr>
            <w:noProof/>
            <w:webHidden/>
          </w:rPr>
          <w:fldChar w:fldCharType="begin"/>
        </w:r>
        <w:r w:rsidR="0066170D">
          <w:rPr>
            <w:noProof/>
            <w:webHidden/>
          </w:rPr>
          <w:instrText xml:space="preserve"> PAGEREF _Toc420892373 \h </w:instrText>
        </w:r>
        <w:r w:rsidR="0066170D">
          <w:rPr>
            <w:noProof/>
            <w:webHidden/>
          </w:rPr>
        </w:r>
        <w:r w:rsidR="0066170D">
          <w:rPr>
            <w:noProof/>
            <w:webHidden/>
          </w:rPr>
          <w:fldChar w:fldCharType="separate"/>
        </w:r>
        <w:r w:rsidR="004E3BB3">
          <w:rPr>
            <w:noProof/>
            <w:webHidden/>
          </w:rPr>
          <w:t>16</w:t>
        </w:r>
        <w:r w:rsidR="0066170D">
          <w:rPr>
            <w:noProof/>
            <w:webHidden/>
          </w:rPr>
          <w:fldChar w:fldCharType="end"/>
        </w:r>
      </w:hyperlink>
    </w:p>
    <w:p w14:paraId="44E18279"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4" w:history="1">
        <w:r w:rsidR="0066170D" w:rsidRPr="00EA292E">
          <w:rPr>
            <w:rStyle w:val="Hyperlink"/>
            <w:noProof/>
          </w:rPr>
          <w:t>Figure 5. The 5 Vs of Big Data [28]</w:t>
        </w:r>
        <w:r w:rsidR="0066170D">
          <w:rPr>
            <w:noProof/>
            <w:webHidden/>
          </w:rPr>
          <w:tab/>
        </w:r>
        <w:r w:rsidR="0066170D">
          <w:rPr>
            <w:noProof/>
            <w:webHidden/>
          </w:rPr>
          <w:fldChar w:fldCharType="begin"/>
        </w:r>
        <w:r w:rsidR="0066170D">
          <w:rPr>
            <w:noProof/>
            <w:webHidden/>
          </w:rPr>
          <w:instrText xml:space="preserve"> PAGEREF _Toc420892374 \h </w:instrText>
        </w:r>
        <w:r w:rsidR="0066170D">
          <w:rPr>
            <w:noProof/>
            <w:webHidden/>
          </w:rPr>
        </w:r>
        <w:r w:rsidR="0066170D">
          <w:rPr>
            <w:noProof/>
            <w:webHidden/>
          </w:rPr>
          <w:fldChar w:fldCharType="separate"/>
        </w:r>
        <w:r w:rsidR="004E3BB3">
          <w:rPr>
            <w:noProof/>
            <w:webHidden/>
          </w:rPr>
          <w:t>21</w:t>
        </w:r>
        <w:r w:rsidR="0066170D">
          <w:rPr>
            <w:noProof/>
            <w:webHidden/>
          </w:rPr>
          <w:fldChar w:fldCharType="end"/>
        </w:r>
      </w:hyperlink>
    </w:p>
    <w:p w14:paraId="1A57369F"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5" w:history="1">
        <w:r w:rsidR="0066170D" w:rsidRPr="00EA292E">
          <w:rPr>
            <w:rStyle w:val="Hyperlink"/>
            <w:noProof/>
          </w:rPr>
          <w:t xml:space="preserve">Figure 6. Hadoop HDFS Architecture </w:t>
        </w:r>
        <w:r w:rsidR="0066170D" w:rsidRPr="00EA292E">
          <w:rPr>
            <w:rStyle w:val="Hyperlink"/>
            <w:noProof/>
            <w:lang w:val="hr-HR"/>
          </w:rPr>
          <w:t>[34]</w:t>
        </w:r>
        <w:r w:rsidR="0066170D">
          <w:rPr>
            <w:noProof/>
            <w:webHidden/>
          </w:rPr>
          <w:tab/>
        </w:r>
        <w:r w:rsidR="0066170D">
          <w:rPr>
            <w:noProof/>
            <w:webHidden/>
          </w:rPr>
          <w:fldChar w:fldCharType="begin"/>
        </w:r>
        <w:r w:rsidR="0066170D">
          <w:rPr>
            <w:noProof/>
            <w:webHidden/>
          </w:rPr>
          <w:instrText xml:space="preserve"> PAGEREF _Toc420892375 \h </w:instrText>
        </w:r>
        <w:r w:rsidR="0066170D">
          <w:rPr>
            <w:noProof/>
            <w:webHidden/>
          </w:rPr>
        </w:r>
        <w:r w:rsidR="0066170D">
          <w:rPr>
            <w:noProof/>
            <w:webHidden/>
          </w:rPr>
          <w:fldChar w:fldCharType="separate"/>
        </w:r>
        <w:r w:rsidR="004E3BB3">
          <w:rPr>
            <w:noProof/>
            <w:webHidden/>
          </w:rPr>
          <w:t>25</w:t>
        </w:r>
        <w:r w:rsidR="0066170D">
          <w:rPr>
            <w:noProof/>
            <w:webHidden/>
          </w:rPr>
          <w:fldChar w:fldCharType="end"/>
        </w:r>
      </w:hyperlink>
    </w:p>
    <w:p w14:paraId="1ED7435C"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6" w:history="1">
        <w:r w:rsidR="0066170D" w:rsidRPr="00EA292E">
          <w:rPr>
            <w:rStyle w:val="Hyperlink"/>
            <w:noProof/>
          </w:rPr>
          <w:t>Figure 7. Read latency across all workloads</w:t>
        </w:r>
        <w:r w:rsidR="0066170D" w:rsidRPr="00EA292E">
          <w:rPr>
            <w:rStyle w:val="Hyperlink"/>
            <w:noProof/>
            <w:lang w:val="hr-HR"/>
          </w:rPr>
          <w:t xml:space="preserve"> [55]</w:t>
        </w:r>
        <w:r w:rsidR="0066170D">
          <w:rPr>
            <w:noProof/>
            <w:webHidden/>
          </w:rPr>
          <w:tab/>
        </w:r>
        <w:r w:rsidR="0066170D">
          <w:rPr>
            <w:noProof/>
            <w:webHidden/>
          </w:rPr>
          <w:fldChar w:fldCharType="begin"/>
        </w:r>
        <w:r w:rsidR="0066170D">
          <w:rPr>
            <w:noProof/>
            <w:webHidden/>
          </w:rPr>
          <w:instrText xml:space="preserve"> PAGEREF _Toc420892376 \h </w:instrText>
        </w:r>
        <w:r w:rsidR="0066170D">
          <w:rPr>
            <w:noProof/>
            <w:webHidden/>
          </w:rPr>
        </w:r>
        <w:r w:rsidR="0066170D">
          <w:rPr>
            <w:noProof/>
            <w:webHidden/>
          </w:rPr>
          <w:fldChar w:fldCharType="separate"/>
        </w:r>
        <w:r w:rsidR="004E3BB3">
          <w:rPr>
            <w:noProof/>
            <w:webHidden/>
          </w:rPr>
          <w:t>35</w:t>
        </w:r>
        <w:r w:rsidR="0066170D">
          <w:rPr>
            <w:noProof/>
            <w:webHidden/>
          </w:rPr>
          <w:fldChar w:fldCharType="end"/>
        </w:r>
      </w:hyperlink>
    </w:p>
    <w:p w14:paraId="433FF2D8"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7" w:history="1">
        <w:r w:rsidR="0066170D" w:rsidRPr="00EA292E">
          <w:rPr>
            <w:rStyle w:val="Hyperlink"/>
            <w:noProof/>
          </w:rPr>
          <w:t>Figure 8. Insert latency across all workloads</w:t>
        </w:r>
        <w:r w:rsidR="0066170D" w:rsidRPr="00EA292E">
          <w:rPr>
            <w:rStyle w:val="Hyperlink"/>
            <w:noProof/>
            <w:lang w:val="hr-HR"/>
          </w:rPr>
          <w:t xml:space="preserve"> [55]</w:t>
        </w:r>
        <w:r w:rsidR="0066170D">
          <w:rPr>
            <w:noProof/>
            <w:webHidden/>
          </w:rPr>
          <w:tab/>
        </w:r>
        <w:r w:rsidR="0066170D">
          <w:rPr>
            <w:noProof/>
            <w:webHidden/>
          </w:rPr>
          <w:fldChar w:fldCharType="begin"/>
        </w:r>
        <w:r w:rsidR="0066170D">
          <w:rPr>
            <w:noProof/>
            <w:webHidden/>
          </w:rPr>
          <w:instrText xml:space="preserve"> PAGEREF _Toc420892377 \h </w:instrText>
        </w:r>
        <w:r w:rsidR="0066170D">
          <w:rPr>
            <w:noProof/>
            <w:webHidden/>
          </w:rPr>
        </w:r>
        <w:r w:rsidR="0066170D">
          <w:rPr>
            <w:noProof/>
            <w:webHidden/>
          </w:rPr>
          <w:fldChar w:fldCharType="separate"/>
        </w:r>
        <w:r w:rsidR="004E3BB3">
          <w:rPr>
            <w:noProof/>
            <w:webHidden/>
          </w:rPr>
          <w:t>35</w:t>
        </w:r>
        <w:r w:rsidR="0066170D">
          <w:rPr>
            <w:noProof/>
            <w:webHidden/>
          </w:rPr>
          <w:fldChar w:fldCharType="end"/>
        </w:r>
      </w:hyperlink>
    </w:p>
    <w:p w14:paraId="07541AD2"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8" w:history="1">
        <w:r w:rsidR="0066170D" w:rsidRPr="00EA292E">
          <w:rPr>
            <w:rStyle w:val="Hyperlink"/>
            <w:noProof/>
          </w:rPr>
          <w:t>Figure 9. Update latency across all workloads</w:t>
        </w:r>
        <w:r w:rsidR="0066170D" w:rsidRPr="00EA292E">
          <w:rPr>
            <w:rStyle w:val="Hyperlink"/>
            <w:noProof/>
            <w:lang w:val="hr-HR"/>
          </w:rPr>
          <w:t xml:space="preserve"> [55]</w:t>
        </w:r>
        <w:r w:rsidR="0066170D">
          <w:rPr>
            <w:noProof/>
            <w:webHidden/>
          </w:rPr>
          <w:tab/>
        </w:r>
        <w:r w:rsidR="0066170D">
          <w:rPr>
            <w:noProof/>
            <w:webHidden/>
          </w:rPr>
          <w:fldChar w:fldCharType="begin"/>
        </w:r>
        <w:r w:rsidR="0066170D">
          <w:rPr>
            <w:noProof/>
            <w:webHidden/>
          </w:rPr>
          <w:instrText xml:space="preserve"> PAGEREF _Toc420892378 \h </w:instrText>
        </w:r>
        <w:r w:rsidR="0066170D">
          <w:rPr>
            <w:noProof/>
            <w:webHidden/>
          </w:rPr>
        </w:r>
        <w:r w:rsidR="0066170D">
          <w:rPr>
            <w:noProof/>
            <w:webHidden/>
          </w:rPr>
          <w:fldChar w:fldCharType="separate"/>
        </w:r>
        <w:r w:rsidR="004E3BB3">
          <w:rPr>
            <w:noProof/>
            <w:webHidden/>
          </w:rPr>
          <w:t>35</w:t>
        </w:r>
        <w:r w:rsidR="0066170D">
          <w:rPr>
            <w:noProof/>
            <w:webHidden/>
          </w:rPr>
          <w:fldChar w:fldCharType="end"/>
        </w:r>
      </w:hyperlink>
    </w:p>
    <w:p w14:paraId="40958F4E"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79" w:history="1">
        <w:r w:rsidR="0066170D" w:rsidRPr="00EA292E">
          <w:rPr>
            <w:rStyle w:val="Hyperlink"/>
            <w:noProof/>
          </w:rPr>
          <w:t>Figure 10. Scan latency across all workloads</w:t>
        </w:r>
        <w:r w:rsidR="0066170D" w:rsidRPr="00EA292E">
          <w:rPr>
            <w:rStyle w:val="Hyperlink"/>
            <w:noProof/>
            <w:lang w:val="hr-HR"/>
          </w:rPr>
          <w:t xml:space="preserve"> [55]</w:t>
        </w:r>
        <w:r w:rsidR="0066170D">
          <w:rPr>
            <w:noProof/>
            <w:webHidden/>
          </w:rPr>
          <w:tab/>
        </w:r>
        <w:r w:rsidR="0066170D">
          <w:rPr>
            <w:noProof/>
            <w:webHidden/>
          </w:rPr>
          <w:fldChar w:fldCharType="begin"/>
        </w:r>
        <w:r w:rsidR="0066170D">
          <w:rPr>
            <w:noProof/>
            <w:webHidden/>
          </w:rPr>
          <w:instrText xml:space="preserve"> PAGEREF _Toc420892379 \h </w:instrText>
        </w:r>
        <w:r w:rsidR="0066170D">
          <w:rPr>
            <w:noProof/>
            <w:webHidden/>
          </w:rPr>
        </w:r>
        <w:r w:rsidR="0066170D">
          <w:rPr>
            <w:noProof/>
            <w:webHidden/>
          </w:rPr>
          <w:fldChar w:fldCharType="separate"/>
        </w:r>
        <w:r w:rsidR="004E3BB3">
          <w:rPr>
            <w:noProof/>
            <w:webHidden/>
          </w:rPr>
          <w:t>36</w:t>
        </w:r>
        <w:r w:rsidR="0066170D">
          <w:rPr>
            <w:noProof/>
            <w:webHidden/>
          </w:rPr>
          <w:fldChar w:fldCharType="end"/>
        </w:r>
      </w:hyperlink>
    </w:p>
    <w:p w14:paraId="44A772D6"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0" w:history="1">
        <w:r w:rsidR="0066170D" w:rsidRPr="00EA292E">
          <w:rPr>
            <w:rStyle w:val="Hyperlink"/>
            <w:noProof/>
          </w:rPr>
          <w:t>Figure 11. Architecture of the initial proposed solution</w:t>
        </w:r>
        <w:r w:rsidR="0066170D">
          <w:rPr>
            <w:noProof/>
            <w:webHidden/>
          </w:rPr>
          <w:tab/>
        </w:r>
        <w:r w:rsidR="0066170D">
          <w:rPr>
            <w:noProof/>
            <w:webHidden/>
          </w:rPr>
          <w:fldChar w:fldCharType="begin"/>
        </w:r>
        <w:r w:rsidR="0066170D">
          <w:rPr>
            <w:noProof/>
            <w:webHidden/>
          </w:rPr>
          <w:instrText xml:space="preserve"> PAGEREF _Toc420892380 \h </w:instrText>
        </w:r>
        <w:r w:rsidR="0066170D">
          <w:rPr>
            <w:noProof/>
            <w:webHidden/>
          </w:rPr>
        </w:r>
        <w:r w:rsidR="0066170D">
          <w:rPr>
            <w:noProof/>
            <w:webHidden/>
          </w:rPr>
          <w:fldChar w:fldCharType="separate"/>
        </w:r>
        <w:r w:rsidR="004E3BB3">
          <w:rPr>
            <w:noProof/>
            <w:webHidden/>
          </w:rPr>
          <w:t>45</w:t>
        </w:r>
        <w:r w:rsidR="0066170D">
          <w:rPr>
            <w:noProof/>
            <w:webHidden/>
          </w:rPr>
          <w:fldChar w:fldCharType="end"/>
        </w:r>
      </w:hyperlink>
    </w:p>
    <w:p w14:paraId="66ED4ADD"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1" w:history="1">
        <w:r w:rsidR="0066170D" w:rsidRPr="00EA292E">
          <w:rPr>
            <w:rStyle w:val="Hyperlink"/>
            <w:noProof/>
          </w:rPr>
          <w:t>Figure 12. Architecture of the final solution</w:t>
        </w:r>
        <w:r w:rsidR="0066170D">
          <w:rPr>
            <w:noProof/>
            <w:webHidden/>
          </w:rPr>
          <w:tab/>
        </w:r>
        <w:r w:rsidR="0066170D">
          <w:rPr>
            <w:noProof/>
            <w:webHidden/>
          </w:rPr>
          <w:fldChar w:fldCharType="begin"/>
        </w:r>
        <w:r w:rsidR="0066170D">
          <w:rPr>
            <w:noProof/>
            <w:webHidden/>
          </w:rPr>
          <w:instrText xml:space="preserve"> PAGEREF _Toc420892381 \h </w:instrText>
        </w:r>
        <w:r w:rsidR="0066170D">
          <w:rPr>
            <w:noProof/>
            <w:webHidden/>
          </w:rPr>
        </w:r>
        <w:r w:rsidR="0066170D">
          <w:rPr>
            <w:noProof/>
            <w:webHidden/>
          </w:rPr>
          <w:fldChar w:fldCharType="separate"/>
        </w:r>
        <w:r w:rsidR="004E3BB3">
          <w:rPr>
            <w:noProof/>
            <w:webHidden/>
          </w:rPr>
          <w:t>47</w:t>
        </w:r>
        <w:r w:rsidR="0066170D">
          <w:rPr>
            <w:noProof/>
            <w:webHidden/>
          </w:rPr>
          <w:fldChar w:fldCharType="end"/>
        </w:r>
      </w:hyperlink>
    </w:p>
    <w:p w14:paraId="385DF94C"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2" w:history="1">
        <w:r w:rsidR="0066170D" w:rsidRPr="00EA292E">
          <w:rPr>
            <w:rStyle w:val="Hyperlink"/>
            <w:noProof/>
          </w:rPr>
          <w:t>Figure 13. Project dependencies diagram between packages</w:t>
        </w:r>
        <w:r w:rsidR="0066170D">
          <w:rPr>
            <w:noProof/>
            <w:webHidden/>
          </w:rPr>
          <w:tab/>
        </w:r>
        <w:r w:rsidR="0066170D">
          <w:rPr>
            <w:noProof/>
            <w:webHidden/>
          </w:rPr>
          <w:fldChar w:fldCharType="begin"/>
        </w:r>
        <w:r w:rsidR="0066170D">
          <w:rPr>
            <w:noProof/>
            <w:webHidden/>
          </w:rPr>
          <w:instrText xml:space="preserve"> PAGEREF _Toc420892382 \h </w:instrText>
        </w:r>
        <w:r w:rsidR="0066170D">
          <w:rPr>
            <w:noProof/>
            <w:webHidden/>
          </w:rPr>
        </w:r>
        <w:r w:rsidR="0066170D">
          <w:rPr>
            <w:noProof/>
            <w:webHidden/>
          </w:rPr>
          <w:fldChar w:fldCharType="separate"/>
        </w:r>
        <w:r w:rsidR="004E3BB3">
          <w:rPr>
            <w:noProof/>
            <w:webHidden/>
          </w:rPr>
          <w:t>48</w:t>
        </w:r>
        <w:r w:rsidR="0066170D">
          <w:rPr>
            <w:noProof/>
            <w:webHidden/>
          </w:rPr>
          <w:fldChar w:fldCharType="end"/>
        </w:r>
      </w:hyperlink>
    </w:p>
    <w:p w14:paraId="08319980"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3" w:history="1">
        <w:r w:rsidR="0066170D" w:rsidRPr="00EA292E">
          <w:rPr>
            <w:rStyle w:val="Hyperlink"/>
            <w:noProof/>
          </w:rPr>
          <w:t>Figure 14. Class diagram of the PEPs</w:t>
        </w:r>
        <w:r w:rsidR="0066170D">
          <w:rPr>
            <w:noProof/>
            <w:webHidden/>
          </w:rPr>
          <w:tab/>
        </w:r>
        <w:r w:rsidR="0066170D">
          <w:rPr>
            <w:noProof/>
            <w:webHidden/>
          </w:rPr>
          <w:fldChar w:fldCharType="begin"/>
        </w:r>
        <w:r w:rsidR="0066170D">
          <w:rPr>
            <w:noProof/>
            <w:webHidden/>
          </w:rPr>
          <w:instrText xml:space="preserve"> PAGEREF _Toc420892383 \h </w:instrText>
        </w:r>
        <w:r w:rsidR="0066170D">
          <w:rPr>
            <w:noProof/>
            <w:webHidden/>
          </w:rPr>
        </w:r>
        <w:r w:rsidR="0066170D">
          <w:rPr>
            <w:noProof/>
            <w:webHidden/>
          </w:rPr>
          <w:fldChar w:fldCharType="separate"/>
        </w:r>
        <w:r w:rsidR="004E3BB3">
          <w:rPr>
            <w:noProof/>
            <w:webHidden/>
          </w:rPr>
          <w:t>50</w:t>
        </w:r>
        <w:r w:rsidR="0066170D">
          <w:rPr>
            <w:noProof/>
            <w:webHidden/>
          </w:rPr>
          <w:fldChar w:fldCharType="end"/>
        </w:r>
      </w:hyperlink>
    </w:p>
    <w:p w14:paraId="71DA8283"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4" w:history="1">
        <w:r w:rsidR="0066170D" w:rsidRPr="00EA292E">
          <w:rPr>
            <w:rStyle w:val="Hyperlink"/>
            <w:noProof/>
          </w:rPr>
          <w:t>Figure 15. Cassandra database schema for storing sensor data</w:t>
        </w:r>
        <w:r w:rsidR="0066170D">
          <w:rPr>
            <w:noProof/>
            <w:webHidden/>
          </w:rPr>
          <w:tab/>
        </w:r>
        <w:r w:rsidR="0066170D">
          <w:rPr>
            <w:noProof/>
            <w:webHidden/>
          </w:rPr>
          <w:fldChar w:fldCharType="begin"/>
        </w:r>
        <w:r w:rsidR="0066170D">
          <w:rPr>
            <w:noProof/>
            <w:webHidden/>
          </w:rPr>
          <w:instrText xml:space="preserve"> PAGEREF _Toc420892384 \h </w:instrText>
        </w:r>
        <w:r w:rsidR="0066170D">
          <w:rPr>
            <w:noProof/>
            <w:webHidden/>
          </w:rPr>
        </w:r>
        <w:r w:rsidR="0066170D">
          <w:rPr>
            <w:noProof/>
            <w:webHidden/>
          </w:rPr>
          <w:fldChar w:fldCharType="separate"/>
        </w:r>
        <w:r w:rsidR="004E3BB3">
          <w:rPr>
            <w:noProof/>
            <w:webHidden/>
          </w:rPr>
          <w:t>51</w:t>
        </w:r>
        <w:r w:rsidR="0066170D">
          <w:rPr>
            <w:noProof/>
            <w:webHidden/>
          </w:rPr>
          <w:fldChar w:fldCharType="end"/>
        </w:r>
      </w:hyperlink>
    </w:p>
    <w:p w14:paraId="66CDD293"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5" w:history="1">
        <w:r w:rsidR="0066170D" w:rsidRPr="00EA292E">
          <w:rPr>
            <w:rStyle w:val="Hyperlink"/>
            <w:noProof/>
          </w:rPr>
          <w:t>Figure 16. Redis schema for storing policies</w:t>
        </w:r>
        <w:r w:rsidR="0066170D">
          <w:rPr>
            <w:noProof/>
            <w:webHidden/>
          </w:rPr>
          <w:tab/>
        </w:r>
        <w:r w:rsidR="0066170D">
          <w:rPr>
            <w:noProof/>
            <w:webHidden/>
          </w:rPr>
          <w:fldChar w:fldCharType="begin"/>
        </w:r>
        <w:r w:rsidR="0066170D">
          <w:rPr>
            <w:noProof/>
            <w:webHidden/>
          </w:rPr>
          <w:instrText xml:space="preserve"> PAGEREF _Toc420892385 \h </w:instrText>
        </w:r>
        <w:r w:rsidR="0066170D">
          <w:rPr>
            <w:noProof/>
            <w:webHidden/>
          </w:rPr>
        </w:r>
        <w:r w:rsidR="0066170D">
          <w:rPr>
            <w:noProof/>
            <w:webHidden/>
          </w:rPr>
          <w:fldChar w:fldCharType="separate"/>
        </w:r>
        <w:r w:rsidR="004E3BB3">
          <w:rPr>
            <w:noProof/>
            <w:webHidden/>
          </w:rPr>
          <w:t>51</w:t>
        </w:r>
        <w:r w:rsidR="0066170D">
          <w:rPr>
            <w:noProof/>
            <w:webHidden/>
          </w:rPr>
          <w:fldChar w:fldCharType="end"/>
        </w:r>
      </w:hyperlink>
    </w:p>
    <w:p w14:paraId="01143C54"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6" w:history="1">
        <w:r w:rsidR="0066170D" w:rsidRPr="00EA292E">
          <w:rPr>
            <w:rStyle w:val="Hyperlink"/>
            <w:noProof/>
          </w:rPr>
          <w:t>Figure 17. Cassandra database schema for storing attribute data</w:t>
        </w:r>
        <w:r w:rsidR="0066170D">
          <w:rPr>
            <w:noProof/>
            <w:webHidden/>
          </w:rPr>
          <w:tab/>
        </w:r>
        <w:r w:rsidR="0066170D">
          <w:rPr>
            <w:noProof/>
            <w:webHidden/>
          </w:rPr>
          <w:fldChar w:fldCharType="begin"/>
        </w:r>
        <w:r w:rsidR="0066170D">
          <w:rPr>
            <w:noProof/>
            <w:webHidden/>
          </w:rPr>
          <w:instrText xml:space="preserve"> PAGEREF _Toc420892386 \h </w:instrText>
        </w:r>
        <w:r w:rsidR="0066170D">
          <w:rPr>
            <w:noProof/>
            <w:webHidden/>
          </w:rPr>
        </w:r>
        <w:r w:rsidR="0066170D">
          <w:rPr>
            <w:noProof/>
            <w:webHidden/>
          </w:rPr>
          <w:fldChar w:fldCharType="separate"/>
        </w:r>
        <w:r w:rsidR="004E3BB3">
          <w:rPr>
            <w:noProof/>
            <w:webHidden/>
          </w:rPr>
          <w:t>52</w:t>
        </w:r>
        <w:r w:rsidR="0066170D">
          <w:rPr>
            <w:noProof/>
            <w:webHidden/>
          </w:rPr>
          <w:fldChar w:fldCharType="end"/>
        </w:r>
      </w:hyperlink>
    </w:p>
    <w:p w14:paraId="005B1DB7"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7" w:history="1">
        <w:r w:rsidR="0066170D" w:rsidRPr="00EA292E">
          <w:rPr>
            <w:rStyle w:val="Hyperlink"/>
            <w:noProof/>
          </w:rPr>
          <w:t>Figure 18. Class diagram for the Data Managers</w:t>
        </w:r>
        <w:r w:rsidR="0066170D">
          <w:rPr>
            <w:noProof/>
            <w:webHidden/>
          </w:rPr>
          <w:tab/>
        </w:r>
        <w:r w:rsidR="0066170D">
          <w:rPr>
            <w:noProof/>
            <w:webHidden/>
          </w:rPr>
          <w:fldChar w:fldCharType="begin"/>
        </w:r>
        <w:r w:rsidR="0066170D">
          <w:rPr>
            <w:noProof/>
            <w:webHidden/>
          </w:rPr>
          <w:instrText xml:space="preserve"> PAGEREF _Toc420892387 \h </w:instrText>
        </w:r>
        <w:r w:rsidR="0066170D">
          <w:rPr>
            <w:noProof/>
            <w:webHidden/>
          </w:rPr>
        </w:r>
        <w:r w:rsidR="0066170D">
          <w:rPr>
            <w:noProof/>
            <w:webHidden/>
          </w:rPr>
          <w:fldChar w:fldCharType="separate"/>
        </w:r>
        <w:r w:rsidR="004E3BB3">
          <w:rPr>
            <w:noProof/>
            <w:webHidden/>
          </w:rPr>
          <w:t>53</w:t>
        </w:r>
        <w:r w:rsidR="0066170D">
          <w:rPr>
            <w:noProof/>
            <w:webHidden/>
          </w:rPr>
          <w:fldChar w:fldCharType="end"/>
        </w:r>
      </w:hyperlink>
    </w:p>
    <w:p w14:paraId="428F95A0"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8" w:history="1">
        <w:r w:rsidR="0066170D" w:rsidRPr="00EA292E">
          <w:rPr>
            <w:rStyle w:val="Hyperlink"/>
            <w:noProof/>
          </w:rPr>
          <w:t>Figure 19. PDP Workflow</w:t>
        </w:r>
        <w:r w:rsidR="0066170D">
          <w:rPr>
            <w:noProof/>
            <w:webHidden/>
          </w:rPr>
          <w:tab/>
        </w:r>
        <w:r w:rsidR="0066170D">
          <w:rPr>
            <w:noProof/>
            <w:webHidden/>
          </w:rPr>
          <w:fldChar w:fldCharType="begin"/>
        </w:r>
        <w:r w:rsidR="0066170D">
          <w:rPr>
            <w:noProof/>
            <w:webHidden/>
          </w:rPr>
          <w:instrText xml:space="preserve"> PAGEREF _Toc420892388 \h </w:instrText>
        </w:r>
        <w:r w:rsidR="0066170D">
          <w:rPr>
            <w:noProof/>
            <w:webHidden/>
          </w:rPr>
        </w:r>
        <w:r w:rsidR="0066170D">
          <w:rPr>
            <w:noProof/>
            <w:webHidden/>
          </w:rPr>
          <w:fldChar w:fldCharType="separate"/>
        </w:r>
        <w:r w:rsidR="004E3BB3">
          <w:rPr>
            <w:noProof/>
            <w:webHidden/>
          </w:rPr>
          <w:t>55</w:t>
        </w:r>
        <w:r w:rsidR="0066170D">
          <w:rPr>
            <w:noProof/>
            <w:webHidden/>
          </w:rPr>
          <w:fldChar w:fldCharType="end"/>
        </w:r>
      </w:hyperlink>
    </w:p>
    <w:p w14:paraId="196BFD8B"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89" w:history="1">
        <w:r w:rsidR="0066170D" w:rsidRPr="00EA292E">
          <w:rPr>
            <w:rStyle w:val="Hyperlink"/>
            <w:noProof/>
          </w:rPr>
          <w:t>Figure 20. Integrated solution scenario schema</w:t>
        </w:r>
        <w:r w:rsidR="0066170D">
          <w:rPr>
            <w:noProof/>
            <w:webHidden/>
          </w:rPr>
          <w:tab/>
        </w:r>
        <w:r w:rsidR="0066170D">
          <w:rPr>
            <w:noProof/>
            <w:webHidden/>
          </w:rPr>
          <w:fldChar w:fldCharType="begin"/>
        </w:r>
        <w:r w:rsidR="0066170D">
          <w:rPr>
            <w:noProof/>
            <w:webHidden/>
          </w:rPr>
          <w:instrText xml:space="preserve"> PAGEREF _Toc420892389 \h </w:instrText>
        </w:r>
        <w:r w:rsidR="0066170D">
          <w:rPr>
            <w:noProof/>
            <w:webHidden/>
          </w:rPr>
        </w:r>
        <w:r w:rsidR="0066170D">
          <w:rPr>
            <w:noProof/>
            <w:webHidden/>
          </w:rPr>
          <w:fldChar w:fldCharType="separate"/>
        </w:r>
        <w:r w:rsidR="004E3BB3">
          <w:rPr>
            <w:noProof/>
            <w:webHidden/>
          </w:rPr>
          <w:t>56</w:t>
        </w:r>
        <w:r w:rsidR="0066170D">
          <w:rPr>
            <w:noProof/>
            <w:webHidden/>
          </w:rPr>
          <w:fldChar w:fldCharType="end"/>
        </w:r>
      </w:hyperlink>
    </w:p>
    <w:p w14:paraId="5EEA867A"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0" w:history="1">
        <w:r w:rsidR="0066170D" w:rsidRPr="00EA292E">
          <w:rPr>
            <w:rStyle w:val="Hyperlink"/>
            <w:noProof/>
          </w:rPr>
          <w:t>Figure 21. Schema of using the solution as a service</w:t>
        </w:r>
        <w:r w:rsidR="0066170D">
          <w:rPr>
            <w:noProof/>
            <w:webHidden/>
          </w:rPr>
          <w:tab/>
        </w:r>
        <w:r w:rsidR="0066170D">
          <w:rPr>
            <w:noProof/>
            <w:webHidden/>
          </w:rPr>
          <w:fldChar w:fldCharType="begin"/>
        </w:r>
        <w:r w:rsidR="0066170D">
          <w:rPr>
            <w:noProof/>
            <w:webHidden/>
          </w:rPr>
          <w:instrText xml:space="preserve"> PAGEREF _Toc420892390 \h </w:instrText>
        </w:r>
        <w:r w:rsidR="0066170D">
          <w:rPr>
            <w:noProof/>
            <w:webHidden/>
          </w:rPr>
        </w:r>
        <w:r w:rsidR="0066170D">
          <w:rPr>
            <w:noProof/>
            <w:webHidden/>
          </w:rPr>
          <w:fldChar w:fldCharType="separate"/>
        </w:r>
        <w:r w:rsidR="004E3BB3">
          <w:rPr>
            <w:noProof/>
            <w:webHidden/>
          </w:rPr>
          <w:t>57</w:t>
        </w:r>
        <w:r w:rsidR="0066170D">
          <w:rPr>
            <w:noProof/>
            <w:webHidden/>
          </w:rPr>
          <w:fldChar w:fldCharType="end"/>
        </w:r>
      </w:hyperlink>
    </w:p>
    <w:p w14:paraId="6635CD03" w14:textId="77777777" w:rsidR="00037B33" w:rsidRPr="009839D4" w:rsidRDefault="00884F01" w:rsidP="00037B33">
      <w:r w:rsidRPr="009839D4">
        <w:fldChar w:fldCharType="end"/>
      </w:r>
    </w:p>
    <w:p w14:paraId="3906CC00" w14:textId="77777777" w:rsidR="00037B33" w:rsidRPr="009839D4" w:rsidRDefault="00037B33" w:rsidP="00103719">
      <w:pPr>
        <w:pStyle w:val="Heading1"/>
        <w:numPr>
          <w:ilvl w:val="0"/>
          <w:numId w:val="0"/>
        </w:numPr>
        <w:rPr>
          <w:lang w:val="en-GB"/>
        </w:rPr>
      </w:pPr>
      <w:bookmarkStart w:id="10" w:name="_Toc420893183"/>
      <w:r w:rsidRPr="009839D4">
        <w:rPr>
          <w:lang w:val="en-GB"/>
        </w:rPr>
        <w:lastRenderedPageBreak/>
        <w:t>List of tables</w:t>
      </w:r>
      <w:bookmarkEnd w:id="10"/>
    </w:p>
    <w:p w14:paraId="54CCE2A8" w14:textId="77777777" w:rsidR="0066170D" w:rsidRDefault="00884F01">
      <w:pPr>
        <w:pStyle w:val="TableofFigures"/>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892391" w:history="1">
        <w:r w:rsidR="0066170D" w:rsidRPr="00FC358D">
          <w:rPr>
            <w:rStyle w:val="Hyperlink"/>
            <w:noProof/>
          </w:rPr>
          <w:t>Table 1. DAC example</w:t>
        </w:r>
        <w:r w:rsidR="0066170D">
          <w:rPr>
            <w:noProof/>
            <w:webHidden/>
          </w:rPr>
          <w:tab/>
        </w:r>
        <w:r w:rsidR="0066170D">
          <w:rPr>
            <w:noProof/>
            <w:webHidden/>
          </w:rPr>
          <w:fldChar w:fldCharType="begin"/>
        </w:r>
        <w:r w:rsidR="0066170D">
          <w:rPr>
            <w:noProof/>
            <w:webHidden/>
          </w:rPr>
          <w:instrText xml:space="preserve"> PAGEREF _Toc420892391 \h </w:instrText>
        </w:r>
        <w:r w:rsidR="0066170D">
          <w:rPr>
            <w:noProof/>
            <w:webHidden/>
          </w:rPr>
        </w:r>
        <w:r w:rsidR="0066170D">
          <w:rPr>
            <w:noProof/>
            <w:webHidden/>
          </w:rPr>
          <w:fldChar w:fldCharType="separate"/>
        </w:r>
        <w:r w:rsidR="004E3BB3">
          <w:rPr>
            <w:noProof/>
            <w:webHidden/>
          </w:rPr>
          <w:t>8</w:t>
        </w:r>
        <w:r w:rsidR="0066170D">
          <w:rPr>
            <w:noProof/>
            <w:webHidden/>
          </w:rPr>
          <w:fldChar w:fldCharType="end"/>
        </w:r>
      </w:hyperlink>
    </w:p>
    <w:p w14:paraId="53202BE2"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2" w:history="1">
        <w:r w:rsidR="0066170D" w:rsidRPr="00FC358D">
          <w:rPr>
            <w:rStyle w:val="Hyperlink"/>
            <w:noProof/>
          </w:rPr>
          <w:t>Table 2. Example of MAC permission matrix for READ/WRITE operations</w:t>
        </w:r>
        <w:r w:rsidR="0066170D">
          <w:rPr>
            <w:noProof/>
            <w:webHidden/>
          </w:rPr>
          <w:tab/>
        </w:r>
        <w:r w:rsidR="0066170D">
          <w:rPr>
            <w:noProof/>
            <w:webHidden/>
          </w:rPr>
          <w:fldChar w:fldCharType="begin"/>
        </w:r>
        <w:r w:rsidR="0066170D">
          <w:rPr>
            <w:noProof/>
            <w:webHidden/>
          </w:rPr>
          <w:instrText xml:space="preserve"> PAGEREF _Toc420892392 \h </w:instrText>
        </w:r>
        <w:r w:rsidR="0066170D">
          <w:rPr>
            <w:noProof/>
            <w:webHidden/>
          </w:rPr>
        </w:r>
        <w:r w:rsidR="0066170D">
          <w:rPr>
            <w:noProof/>
            <w:webHidden/>
          </w:rPr>
          <w:fldChar w:fldCharType="separate"/>
        </w:r>
        <w:r w:rsidR="004E3BB3">
          <w:rPr>
            <w:noProof/>
            <w:webHidden/>
          </w:rPr>
          <w:t>9</w:t>
        </w:r>
        <w:r w:rsidR="0066170D">
          <w:rPr>
            <w:noProof/>
            <w:webHidden/>
          </w:rPr>
          <w:fldChar w:fldCharType="end"/>
        </w:r>
      </w:hyperlink>
    </w:p>
    <w:p w14:paraId="144069AD"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3" w:history="1">
        <w:r w:rsidR="0066170D" w:rsidRPr="00FC358D">
          <w:rPr>
            <w:rStyle w:val="Hyperlink"/>
            <w:noProof/>
          </w:rPr>
          <w:t>Table 3. RBAC example</w:t>
        </w:r>
        <w:r w:rsidR="0066170D">
          <w:rPr>
            <w:noProof/>
            <w:webHidden/>
          </w:rPr>
          <w:tab/>
        </w:r>
        <w:r w:rsidR="0066170D">
          <w:rPr>
            <w:noProof/>
            <w:webHidden/>
          </w:rPr>
          <w:fldChar w:fldCharType="begin"/>
        </w:r>
        <w:r w:rsidR="0066170D">
          <w:rPr>
            <w:noProof/>
            <w:webHidden/>
          </w:rPr>
          <w:instrText xml:space="preserve"> PAGEREF _Toc420892393 \h </w:instrText>
        </w:r>
        <w:r w:rsidR="0066170D">
          <w:rPr>
            <w:noProof/>
            <w:webHidden/>
          </w:rPr>
        </w:r>
        <w:r w:rsidR="0066170D">
          <w:rPr>
            <w:noProof/>
            <w:webHidden/>
          </w:rPr>
          <w:fldChar w:fldCharType="separate"/>
        </w:r>
        <w:r w:rsidR="004E3BB3">
          <w:rPr>
            <w:noProof/>
            <w:webHidden/>
          </w:rPr>
          <w:t>10</w:t>
        </w:r>
        <w:r w:rsidR="0066170D">
          <w:rPr>
            <w:noProof/>
            <w:webHidden/>
          </w:rPr>
          <w:fldChar w:fldCharType="end"/>
        </w:r>
      </w:hyperlink>
    </w:p>
    <w:p w14:paraId="0622CCE5"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4" w:history="1">
        <w:r w:rsidR="0066170D" w:rsidRPr="00FC358D">
          <w:rPr>
            <w:rStyle w:val="Hyperlink"/>
            <w:noProof/>
          </w:rPr>
          <w:t>Table 4. ABAC attributes example</w:t>
        </w:r>
        <w:r w:rsidR="0066170D">
          <w:rPr>
            <w:noProof/>
            <w:webHidden/>
          </w:rPr>
          <w:tab/>
        </w:r>
        <w:r w:rsidR="0066170D">
          <w:rPr>
            <w:noProof/>
            <w:webHidden/>
          </w:rPr>
          <w:fldChar w:fldCharType="begin"/>
        </w:r>
        <w:r w:rsidR="0066170D">
          <w:rPr>
            <w:noProof/>
            <w:webHidden/>
          </w:rPr>
          <w:instrText xml:space="preserve"> PAGEREF _Toc420892394 \h </w:instrText>
        </w:r>
        <w:r w:rsidR="0066170D">
          <w:rPr>
            <w:noProof/>
            <w:webHidden/>
          </w:rPr>
        </w:r>
        <w:r w:rsidR="0066170D">
          <w:rPr>
            <w:noProof/>
            <w:webHidden/>
          </w:rPr>
          <w:fldChar w:fldCharType="separate"/>
        </w:r>
        <w:r w:rsidR="004E3BB3">
          <w:rPr>
            <w:noProof/>
            <w:webHidden/>
          </w:rPr>
          <w:t>11</w:t>
        </w:r>
        <w:r w:rsidR="0066170D">
          <w:rPr>
            <w:noProof/>
            <w:webHidden/>
          </w:rPr>
          <w:fldChar w:fldCharType="end"/>
        </w:r>
      </w:hyperlink>
    </w:p>
    <w:p w14:paraId="001B25C4"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5" w:history="1">
        <w:r w:rsidR="0066170D" w:rsidRPr="00FC358D">
          <w:rPr>
            <w:rStyle w:val="Hyperlink"/>
            <w:noProof/>
          </w:rPr>
          <w:t>Table 5. CAP theorem diagram</w:t>
        </w:r>
        <w:r w:rsidR="0066170D">
          <w:rPr>
            <w:noProof/>
            <w:webHidden/>
          </w:rPr>
          <w:tab/>
        </w:r>
        <w:r w:rsidR="0066170D">
          <w:rPr>
            <w:noProof/>
            <w:webHidden/>
          </w:rPr>
          <w:fldChar w:fldCharType="begin"/>
        </w:r>
        <w:r w:rsidR="0066170D">
          <w:rPr>
            <w:noProof/>
            <w:webHidden/>
          </w:rPr>
          <w:instrText xml:space="preserve"> PAGEREF _Toc420892395 \h </w:instrText>
        </w:r>
        <w:r w:rsidR="0066170D">
          <w:rPr>
            <w:noProof/>
            <w:webHidden/>
          </w:rPr>
        </w:r>
        <w:r w:rsidR="0066170D">
          <w:rPr>
            <w:noProof/>
            <w:webHidden/>
          </w:rPr>
          <w:fldChar w:fldCharType="separate"/>
        </w:r>
        <w:r w:rsidR="004E3BB3">
          <w:rPr>
            <w:noProof/>
            <w:webHidden/>
          </w:rPr>
          <w:t>24</w:t>
        </w:r>
        <w:r w:rsidR="0066170D">
          <w:rPr>
            <w:noProof/>
            <w:webHidden/>
          </w:rPr>
          <w:fldChar w:fldCharType="end"/>
        </w:r>
      </w:hyperlink>
    </w:p>
    <w:p w14:paraId="2C848900"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6" w:history="1">
        <w:r w:rsidR="0066170D" w:rsidRPr="00FC358D">
          <w:rPr>
            <w:rStyle w:val="Hyperlink"/>
            <w:noProof/>
          </w:rPr>
          <w:t>Table 6. Comparative analysis of sharding security in various NoSQL databases</w:t>
        </w:r>
        <w:r w:rsidR="0066170D" w:rsidRPr="00FC358D">
          <w:rPr>
            <w:rStyle w:val="Hyperlink"/>
            <w:noProof/>
            <w:lang w:val="hr-HR"/>
          </w:rPr>
          <w:t xml:space="preserve"> [50]</w:t>
        </w:r>
        <w:r w:rsidR="0066170D">
          <w:rPr>
            <w:noProof/>
            <w:webHidden/>
          </w:rPr>
          <w:tab/>
        </w:r>
        <w:r w:rsidR="0066170D">
          <w:rPr>
            <w:noProof/>
            <w:webHidden/>
          </w:rPr>
          <w:fldChar w:fldCharType="begin"/>
        </w:r>
        <w:r w:rsidR="0066170D">
          <w:rPr>
            <w:noProof/>
            <w:webHidden/>
          </w:rPr>
          <w:instrText xml:space="preserve"> PAGEREF _Toc420892396 \h </w:instrText>
        </w:r>
        <w:r w:rsidR="0066170D">
          <w:rPr>
            <w:noProof/>
            <w:webHidden/>
          </w:rPr>
        </w:r>
        <w:r w:rsidR="0066170D">
          <w:rPr>
            <w:noProof/>
            <w:webHidden/>
          </w:rPr>
          <w:fldChar w:fldCharType="separate"/>
        </w:r>
        <w:r w:rsidR="004E3BB3">
          <w:rPr>
            <w:noProof/>
            <w:webHidden/>
          </w:rPr>
          <w:t>34</w:t>
        </w:r>
        <w:r w:rsidR="0066170D">
          <w:rPr>
            <w:noProof/>
            <w:webHidden/>
          </w:rPr>
          <w:fldChar w:fldCharType="end"/>
        </w:r>
      </w:hyperlink>
    </w:p>
    <w:p w14:paraId="738892B3"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7" w:history="1">
        <w:r w:rsidR="0066170D" w:rsidRPr="00FC358D">
          <w:rPr>
            <w:rStyle w:val="Hyperlink"/>
            <w:noProof/>
          </w:rPr>
          <w:t>Table 7. Qualitative results of the local integration scenario</w:t>
        </w:r>
        <w:r w:rsidR="0066170D">
          <w:rPr>
            <w:noProof/>
            <w:webHidden/>
          </w:rPr>
          <w:tab/>
        </w:r>
        <w:r w:rsidR="0066170D">
          <w:rPr>
            <w:noProof/>
            <w:webHidden/>
          </w:rPr>
          <w:fldChar w:fldCharType="begin"/>
        </w:r>
        <w:r w:rsidR="0066170D">
          <w:rPr>
            <w:noProof/>
            <w:webHidden/>
          </w:rPr>
          <w:instrText xml:space="preserve"> PAGEREF _Toc420892397 \h </w:instrText>
        </w:r>
        <w:r w:rsidR="0066170D">
          <w:rPr>
            <w:noProof/>
            <w:webHidden/>
          </w:rPr>
        </w:r>
        <w:r w:rsidR="0066170D">
          <w:rPr>
            <w:noProof/>
            <w:webHidden/>
          </w:rPr>
          <w:fldChar w:fldCharType="separate"/>
        </w:r>
        <w:r w:rsidR="004E3BB3">
          <w:rPr>
            <w:noProof/>
            <w:webHidden/>
          </w:rPr>
          <w:t>64</w:t>
        </w:r>
        <w:r w:rsidR="0066170D">
          <w:rPr>
            <w:noProof/>
            <w:webHidden/>
          </w:rPr>
          <w:fldChar w:fldCharType="end"/>
        </w:r>
      </w:hyperlink>
    </w:p>
    <w:p w14:paraId="5970D31D"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8" w:history="1">
        <w:r w:rsidR="0066170D" w:rsidRPr="00FC358D">
          <w:rPr>
            <w:rStyle w:val="Hyperlink"/>
            <w:noProof/>
          </w:rPr>
          <w:t>Table 8. Performance test results of the local integration scenario</w:t>
        </w:r>
        <w:r w:rsidR="0066170D">
          <w:rPr>
            <w:noProof/>
            <w:webHidden/>
          </w:rPr>
          <w:tab/>
        </w:r>
        <w:r w:rsidR="0066170D">
          <w:rPr>
            <w:noProof/>
            <w:webHidden/>
          </w:rPr>
          <w:fldChar w:fldCharType="begin"/>
        </w:r>
        <w:r w:rsidR="0066170D">
          <w:rPr>
            <w:noProof/>
            <w:webHidden/>
          </w:rPr>
          <w:instrText xml:space="preserve"> PAGEREF _Toc420892398 \h </w:instrText>
        </w:r>
        <w:r w:rsidR="0066170D">
          <w:rPr>
            <w:noProof/>
            <w:webHidden/>
          </w:rPr>
        </w:r>
        <w:r w:rsidR="0066170D">
          <w:rPr>
            <w:noProof/>
            <w:webHidden/>
          </w:rPr>
          <w:fldChar w:fldCharType="separate"/>
        </w:r>
        <w:r w:rsidR="004E3BB3">
          <w:rPr>
            <w:noProof/>
            <w:webHidden/>
          </w:rPr>
          <w:t>65</w:t>
        </w:r>
        <w:r w:rsidR="0066170D">
          <w:rPr>
            <w:noProof/>
            <w:webHidden/>
          </w:rPr>
          <w:fldChar w:fldCharType="end"/>
        </w:r>
      </w:hyperlink>
    </w:p>
    <w:p w14:paraId="585FE390"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399" w:history="1">
        <w:r w:rsidR="0066170D" w:rsidRPr="00FC358D">
          <w:rPr>
            <w:rStyle w:val="Hyperlink"/>
            <w:noProof/>
          </w:rPr>
          <w:t>Table 9. Qualitative results of the "Using the solution as a service" integration scenario</w:t>
        </w:r>
        <w:r w:rsidR="0066170D">
          <w:rPr>
            <w:noProof/>
            <w:webHidden/>
          </w:rPr>
          <w:tab/>
        </w:r>
        <w:r w:rsidR="0066170D">
          <w:rPr>
            <w:noProof/>
            <w:webHidden/>
          </w:rPr>
          <w:fldChar w:fldCharType="begin"/>
        </w:r>
        <w:r w:rsidR="0066170D">
          <w:rPr>
            <w:noProof/>
            <w:webHidden/>
          </w:rPr>
          <w:instrText xml:space="preserve"> PAGEREF _Toc420892399 \h </w:instrText>
        </w:r>
        <w:r w:rsidR="0066170D">
          <w:rPr>
            <w:noProof/>
            <w:webHidden/>
          </w:rPr>
        </w:r>
        <w:r w:rsidR="0066170D">
          <w:rPr>
            <w:noProof/>
            <w:webHidden/>
          </w:rPr>
          <w:fldChar w:fldCharType="separate"/>
        </w:r>
        <w:r w:rsidR="004E3BB3">
          <w:rPr>
            <w:noProof/>
            <w:webHidden/>
          </w:rPr>
          <w:t>66</w:t>
        </w:r>
        <w:r w:rsidR="0066170D">
          <w:rPr>
            <w:noProof/>
            <w:webHidden/>
          </w:rPr>
          <w:fldChar w:fldCharType="end"/>
        </w:r>
      </w:hyperlink>
    </w:p>
    <w:p w14:paraId="71A9F7F5" w14:textId="77777777" w:rsidR="0066170D" w:rsidRDefault="00CB4FDC">
      <w:pPr>
        <w:pStyle w:val="TableofFigures"/>
        <w:tabs>
          <w:tab w:val="right" w:leader="dot" w:pos="8777"/>
        </w:tabs>
        <w:rPr>
          <w:rFonts w:asciiTheme="minorHAnsi" w:eastAsiaTheme="minorEastAsia" w:hAnsiTheme="minorHAnsi" w:cstheme="minorBidi"/>
          <w:noProof/>
          <w:szCs w:val="22"/>
          <w:lang w:val="hr-HR" w:eastAsia="hr-HR"/>
        </w:rPr>
      </w:pPr>
      <w:hyperlink w:anchor="_Toc420892400" w:history="1">
        <w:r w:rsidR="0066170D" w:rsidRPr="00FC358D">
          <w:rPr>
            <w:rStyle w:val="Hyperlink"/>
            <w:noProof/>
          </w:rPr>
          <w:t>Table 10. Performance test results "Using the solution as a service" integration scenario</w:t>
        </w:r>
        <w:r w:rsidR="0066170D">
          <w:rPr>
            <w:noProof/>
            <w:webHidden/>
          </w:rPr>
          <w:tab/>
        </w:r>
        <w:r w:rsidR="0066170D">
          <w:rPr>
            <w:noProof/>
            <w:webHidden/>
          </w:rPr>
          <w:fldChar w:fldCharType="begin"/>
        </w:r>
        <w:r w:rsidR="0066170D">
          <w:rPr>
            <w:noProof/>
            <w:webHidden/>
          </w:rPr>
          <w:instrText xml:space="preserve"> PAGEREF _Toc420892400 \h </w:instrText>
        </w:r>
        <w:r w:rsidR="0066170D">
          <w:rPr>
            <w:noProof/>
            <w:webHidden/>
          </w:rPr>
        </w:r>
        <w:r w:rsidR="0066170D">
          <w:rPr>
            <w:noProof/>
            <w:webHidden/>
          </w:rPr>
          <w:fldChar w:fldCharType="separate"/>
        </w:r>
        <w:r w:rsidR="004E3BB3">
          <w:rPr>
            <w:noProof/>
            <w:webHidden/>
          </w:rPr>
          <w:t>67</w:t>
        </w:r>
        <w:r w:rsidR="0066170D">
          <w:rPr>
            <w:noProof/>
            <w:webHidden/>
          </w:rPr>
          <w:fldChar w:fldCharType="end"/>
        </w:r>
      </w:hyperlink>
    </w:p>
    <w:p w14:paraId="209A5A62" w14:textId="77777777" w:rsidR="00037B33" w:rsidRPr="009839D4" w:rsidRDefault="00884F01" w:rsidP="00037B33">
      <w:r w:rsidRPr="009839D4">
        <w:fldChar w:fldCharType="end"/>
      </w:r>
    </w:p>
    <w:p w14:paraId="5C8A1620" w14:textId="77777777"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14:paraId="387FB021" w14:textId="77777777" w:rsidR="00BD5446" w:rsidRPr="009839D4" w:rsidRDefault="003256A7" w:rsidP="005C6C33">
      <w:pPr>
        <w:pStyle w:val="Heading1"/>
        <w:numPr>
          <w:ilvl w:val="0"/>
          <w:numId w:val="6"/>
        </w:numPr>
        <w:rPr>
          <w:lang w:val="en-GB"/>
        </w:rPr>
      </w:pPr>
      <w:bookmarkStart w:id="11" w:name="_Ref419392610"/>
      <w:bookmarkStart w:id="12" w:name="_Toc420893184"/>
      <w:r w:rsidRPr="009839D4">
        <w:rPr>
          <w:lang w:val="en-GB"/>
        </w:rPr>
        <w:lastRenderedPageBreak/>
        <w:t>Introduction</w:t>
      </w:r>
      <w:bookmarkEnd w:id="11"/>
      <w:bookmarkEnd w:id="12"/>
    </w:p>
    <w:p w14:paraId="1594A80D" w14:textId="77777777"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14:paraId="02FFA7D5" w14:textId="16D1D71F" w:rsidR="00B946FD" w:rsidRDefault="005828A8" w:rsidP="00F60F35">
      <w:r>
        <w:tab/>
      </w:r>
      <w:commentRangeStart w:id="13"/>
      <w:r w:rsidR="00DA1CF9">
        <w:t xml:space="preserve">IoT </w:t>
      </w:r>
      <w:r w:rsidR="004343FA">
        <w:t>offer</w:t>
      </w:r>
      <w:r w:rsidR="00E937D3">
        <w:t>s</w:t>
      </w:r>
      <w:ins w:id="14" w:author="Diogo José Domingues Regateiro" w:date="2015-06-03T17:06:00Z">
        <w:r w:rsidR="00F50AF2">
          <w:t xml:space="preserve"> a</w:t>
        </w:r>
      </w:ins>
      <w:r w:rsidR="004343FA">
        <w:t xml:space="preserve"> great opportunity </w:t>
      </w:r>
      <w:del w:id="15" w:author="Diogo José Domingues Regateiro" w:date="2015-06-03T17:06:00Z">
        <w:r w:rsidR="004343FA" w:rsidDel="00F50AF2">
          <w:delText xml:space="preserve">and </w:delText>
        </w:r>
      </w:del>
      <w:ins w:id="16" w:author="Diogo José Domingues Regateiro" w:date="2015-06-03T17:06:00Z">
        <w:r w:rsidR="00F50AF2">
          <w:t xml:space="preserve">for </w:t>
        </w:r>
      </w:ins>
      <w:r w:rsidR="00DA1CF9">
        <w:t xml:space="preserve">possible </w:t>
      </w:r>
      <w:r w:rsidR="004343FA">
        <w:t>applications that could and are changing everyday</w:t>
      </w:r>
      <w:r w:rsidR="00830E2F">
        <w:t xml:space="preserve"> life</w:t>
      </w:r>
      <w:ins w:id="17" w:author="Diogo José Domingues Regateiro" w:date="2015-06-03T17:07:00Z">
        <w:r w:rsidR="00F50AF2">
          <w:t>.</w:t>
        </w:r>
      </w:ins>
      <w:r w:rsidR="00E937D3">
        <w:t xml:space="preserve"> </w:t>
      </w:r>
      <w:del w:id="18" w:author="Diogo José Domingues Regateiro" w:date="2015-06-03T17:07:00Z">
        <w:r w:rsidR="00E937D3" w:rsidDel="00F50AF2">
          <w:delText>but t</w:delText>
        </w:r>
      </w:del>
      <w:ins w:id="19" w:author="Diogo José Domingues Regateiro" w:date="2015-06-03T17:07:00Z">
        <w:r w:rsidR="00F50AF2">
          <w:t>T</w:t>
        </w:r>
      </w:ins>
      <w:r w:rsidR="00E937D3">
        <w:t>his</w:t>
      </w:r>
      <w:ins w:id="20" w:author="Diogo José Domingues Regateiro" w:date="2015-06-03T17:07:00Z">
        <w:r w:rsidR="00F50AF2">
          <w:t>, however,</w:t>
        </w:r>
      </w:ins>
      <w:r w:rsidR="00E937D3">
        <w:t xml:space="preserve"> comes with many problems and challenges.</w:t>
      </w:r>
      <w:commentRangeEnd w:id="13"/>
      <w:r w:rsidR="00EE4EEC">
        <w:rPr>
          <w:rStyle w:val="CommentReference"/>
        </w:rPr>
        <w:commentReference w:id="13"/>
      </w:r>
      <w:r w:rsidR="00E937D3">
        <w:t xml:space="preserve"> </w:t>
      </w:r>
      <w:r w:rsidR="00DA1CF9">
        <w:t xml:space="preserve">M2M (Machine to Machine) </w:t>
      </w:r>
      <w:r w:rsidR="00E937D3">
        <w:t>is a broad are</w:t>
      </w:r>
      <w:ins w:id="21" w:author="Diogo José Domingues Regateiro" w:date="2015-06-01T11:13:00Z">
        <w:r w:rsidR="00EE4EEC">
          <w:t>a</w:t>
        </w:r>
      </w:ins>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in</w:t>
      </w:r>
      <w:del w:id="22" w:author="Diogo José Domingues Regateiro" w:date="2015-06-01T11:11:00Z">
        <w:r w:rsidR="00E937D3" w:rsidDel="00EE4EEC">
          <w:delText xml:space="preserve"> </w:delText>
        </w:r>
      </w:del>
      <w:r w:rsidR="00DA1CF9">
        <w:t xml:space="preserve"> the area of Big Data</w:t>
      </w:r>
      <w:r w:rsidR="00E937D3">
        <w:t xml:space="preserve">. </w:t>
      </w:r>
      <w:r w:rsidR="00DA1CF9">
        <w:t xml:space="preserve">NoSQL (Not only SQL) </w:t>
      </w:r>
      <w:ins w:id="23" w:author="Diogo José Domingues Regateiro" w:date="2015-06-01T11:16:00Z">
        <w:r w:rsidR="00EE4EEC">
          <w:t xml:space="preserve">are </w:t>
        </w:r>
      </w:ins>
      <w:r w:rsidR="00DA1CF9">
        <w:t>database systems that address some of the challenges with Big Data</w:t>
      </w:r>
      <w:r w:rsidR="00830E2F">
        <w:t>.</w:t>
      </w:r>
      <w:r w:rsidR="004343FA">
        <w:t xml:space="preserve"> Along with the initial and core implementation problems regarding</w:t>
      </w:r>
      <w:del w:id="24" w:author="Diogo José Domingues Regateiro" w:date="2015-06-01T11:17:00Z">
        <w:r w:rsidR="004343FA" w:rsidDel="00EE4EEC">
          <w:delText>,</w:delText>
        </w:r>
      </w:del>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w:t>
      </w:r>
      <w:del w:id="25" w:author="Diogo José Domingues Regateiro" w:date="2015-06-01T11:23:00Z">
        <w:r w:rsidR="00AC2F97" w:rsidDel="00A74AFE">
          <w:delText xml:space="preserve">are </w:delText>
        </w:r>
      </w:del>
      <w:ins w:id="26" w:author="Diogo José Domingues Regateiro" w:date="2015-06-01T11:23:00Z">
        <w:r w:rsidR="00A74AFE">
          <w:t xml:space="preserve">come </w:t>
        </w:r>
      </w:ins>
      <w:r w:rsidR="00AC2F97">
        <w:t>usually</w:t>
      </w:r>
      <w:ins w:id="27" w:author="Diogo José Domingues Regateiro" w:date="2015-06-01T11:23:00Z">
        <w:r w:rsidR="00A74AFE">
          <w:t xml:space="preserve"> from</w:t>
        </w:r>
      </w:ins>
      <w:r w:rsidR="00AC2F97">
        <w:t xml:space="preserve">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14:paraId="24D65732" w14:textId="77777777"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ins w:id="28" w:author="Diogo José Domingues Regateiro" w:date="2015-06-01T11:25:00Z">
        <w:r w:rsidR="00A74AFE">
          <w:t>,</w:t>
        </w:r>
      </w:ins>
      <w:r w:rsidR="00FE25B0">
        <w:t xml:space="preserve"> which can be anything from services, actions or data</w:t>
      </w:r>
      <w:ins w:id="29" w:author="Diogo José Domingues Regateiro" w:date="2015-06-01T11:25:00Z">
        <w:r w:rsidR="00A74AFE">
          <w:t>,</w:t>
        </w:r>
      </w:ins>
      <w:r w:rsidR="00F85EF2">
        <w:t xml:space="preserve"> so</w:t>
      </w:r>
      <w:ins w:id="30" w:author="Diogo José Domingues Regateiro" w:date="2015-06-01T11:25:00Z">
        <w:r w:rsidR="00A74AFE">
          <w:t xml:space="preserve"> that</w:t>
        </w:r>
      </w:ins>
      <w:r w:rsidR="00F85EF2">
        <w:t xml:space="preserve">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EndPr/>
        <w:sdtContent>
          <w:r w:rsidR="00884F01">
            <w:fldChar w:fldCharType="begin"/>
          </w:r>
          <w:r w:rsidR="00CD490E">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CD490E">
        <w:t xml:space="preserve"> open source project</w:t>
      </w:r>
      <w:ins w:id="31" w:author="Diogo José Domingues Regateiro" w:date="2015-06-01T11:26:00Z">
        <w:r w:rsidR="00A74AFE">
          <w:t>.</w:t>
        </w:r>
      </w:ins>
      <w:r w:rsidR="007F06D6">
        <w:t xml:space="preserve"> </w:t>
      </w:r>
      <w:r w:rsidR="009455C7">
        <w:t xml:space="preserve">The use case that will be considered as the end point for </w:t>
      </w:r>
      <w:r w:rsidR="009455C7">
        <w:lastRenderedPageBreak/>
        <w:t>integration are IoT applications and more specifically SMARTIE (Smart City), a smart city project founded by the EU with PT – Inovação e Sistemas as one of the partners.</w:t>
      </w:r>
    </w:p>
    <w:p w14:paraId="4DDBD136" w14:textId="77777777" w:rsidR="00AB789E" w:rsidRPr="00A05E6C" w:rsidRDefault="001A4277" w:rsidP="00A05E6C">
      <w:r>
        <w:tab/>
        <w:t xml:space="preserve">Section </w:t>
      </w:r>
      <w:r w:rsidR="00884F01">
        <w:fldChar w:fldCharType="begin"/>
      </w:r>
      <w:r>
        <w:instrText xml:space="preserve"> REF _Ref419392610 \r \h </w:instrText>
      </w:r>
      <w:r w:rsidR="00884F01">
        <w:fldChar w:fldCharType="separate"/>
      </w:r>
      <w:r w:rsidR="000C1277">
        <w:t>1</w:t>
      </w:r>
      <w:r w:rsidR="00884F01">
        <w:fldChar w:fldCharType="end"/>
      </w:r>
      <w:r w:rsidR="006D5CD7">
        <w:t xml:space="preserve"> is divided as follows: subs</w:t>
      </w:r>
      <w:r>
        <w:t>ection</w:t>
      </w:r>
      <w:r w:rsidR="003562B6">
        <w:t xml:space="preserve"> </w:t>
      </w:r>
      <w:r w:rsidR="00884F01">
        <w:fldChar w:fldCharType="begin"/>
      </w:r>
      <w:r w:rsidR="001D55A0">
        <w:instrText xml:space="preserve"> REF _Ref420411999 \r \h </w:instrText>
      </w:r>
      <w:r w:rsidR="00884F01">
        <w:fldChar w:fldCharType="separate"/>
      </w:r>
      <w:r w:rsidR="000C1277">
        <w:t>1.1</w:t>
      </w:r>
      <w:r w:rsidR="00884F01">
        <w:fldChar w:fldCharType="end"/>
      </w:r>
      <w:r>
        <w:t xml:space="preserve"> contains the official short description text along with the objectives, </w:t>
      </w:r>
      <w:r w:rsidR="006D5CD7">
        <w:t>subs</w:t>
      </w:r>
      <w:r>
        <w:t xml:space="preserve">ection </w:t>
      </w:r>
      <w:commentRangeStart w:id="32"/>
      <w:r w:rsidR="00884F01">
        <w:fldChar w:fldCharType="begin"/>
      </w:r>
      <w:r w:rsidR="003562B6">
        <w:instrText xml:space="preserve"> REF _Ref419392671 \n \h </w:instrText>
      </w:r>
      <w:r w:rsidR="00884F01">
        <w:fldChar w:fldCharType="separate"/>
      </w:r>
      <w:r w:rsidR="000C1277">
        <w:t>0</w:t>
      </w:r>
      <w:r w:rsidR="00884F01">
        <w:fldChar w:fldCharType="end"/>
      </w:r>
      <w:commentRangeEnd w:id="32"/>
      <w:r w:rsidR="00A74AFE">
        <w:rPr>
          <w:rStyle w:val="CommentReference"/>
        </w:rPr>
        <w:commentReference w:id="32"/>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884F01">
        <w:fldChar w:fldCharType="begin"/>
      </w:r>
      <w:r w:rsidR="003562B6">
        <w:instrText xml:space="preserve"> REF _Ref419392783 \n \h </w:instrText>
      </w:r>
      <w:r w:rsidR="00884F01">
        <w:fldChar w:fldCharType="separate"/>
      </w:r>
      <w:r w:rsidR="000C1277">
        <w:t>1.3</w:t>
      </w:r>
      <w:r w:rsidR="00884F01">
        <w:fldChar w:fldCharType="end"/>
      </w:r>
      <w:r>
        <w:t xml:space="preserve"> a short descri</w:t>
      </w:r>
      <w:r w:rsidR="00722FE1">
        <w:t>ption of the proposed solution</w:t>
      </w:r>
      <w:r w:rsidR="003E4297">
        <w:t xml:space="preserve"> will be given</w:t>
      </w:r>
      <w:r w:rsidR="006D5CD7">
        <w:t xml:space="preserve"> </w:t>
      </w:r>
      <w:commentRangeStart w:id="33"/>
      <w:r w:rsidR="006D5CD7">
        <w:t xml:space="preserve">and </w:t>
      </w:r>
      <w:commentRangeEnd w:id="33"/>
      <w:r w:rsidR="00A74AFE">
        <w:rPr>
          <w:rStyle w:val="CommentReference"/>
        </w:rPr>
        <w:commentReference w:id="33"/>
      </w:r>
      <w:r w:rsidR="006D5CD7">
        <w:t>subs</w:t>
      </w:r>
      <w:r w:rsidR="003562B6">
        <w:t xml:space="preserve">ection </w:t>
      </w:r>
      <w:r w:rsidR="00884F01">
        <w:fldChar w:fldCharType="begin"/>
      </w:r>
      <w:r w:rsidR="003562B6">
        <w:instrText xml:space="preserve"> REF _Ref419393087 \n \h </w:instrText>
      </w:r>
      <w:r w:rsidR="00884F01">
        <w:fldChar w:fldCharType="separate"/>
      </w:r>
      <w:r w:rsidR="000C1277">
        <w:t>1.5</w:t>
      </w:r>
      <w:r w:rsidR="00884F01">
        <w:fldChar w:fldCharType="end"/>
      </w:r>
      <w:r w:rsidR="003562B6">
        <w:t xml:space="preserve"> will present the</w:t>
      </w:r>
      <w:r w:rsidR="00D01051">
        <w:t xml:space="preserve"> structure of this dissertation.</w:t>
      </w:r>
      <w:bookmarkStart w:id="34" w:name="_Ref419392563"/>
      <w:bookmarkStart w:id="35" w:name="_Ref419393185"/>
    </w:p>
    <w:p w14:paraId="04F5F05E" w14:textId="77777777" w:rsidR="00BF45AB" w:rsidRPr="009839D4" w:rsidRDefault="00BC33FF" w:rsidP="007738CA">
      <w:pPr>
        <w:pStyle w:val="Heading2"/>
      </w:pPr>
      <w:bookmarkStart w:id="36" w:name="_Ref420411999"/>
      <w:bookmarkStart w:id="37" w:name="_Toc420893185"/>
      <w:r>
        <w:t>Dissertation description</w:t>
      </w:r>
      <w:r w:rsidR="00541522">
        <w:t xml:space="preserve"> text</w:t>
      </w:r>
      <w:bookmarkEnd w:id="34"/>
      <w:bookmarkEnd w:id="35"/>
      <w:bookmarkEnd w:id="36"/>
      <w:bookmarkEnd w:id="37"/>
    </w:p>
    <w:p w14:paraId="6A130144" w14:textId="77777777" w:rsidR="00F67032" w:rsidRPr="00415B31" w:rsidRDefault="00BC33FF" w:rsidP="00C24790">
      <w:pPr>
        <w:rPr>
          <w:rStyle w:val="Emphasis"/>
        </w:rPr>
      </w:pPr>
      <w:r>
        <w:tab/>
      </w:r>
      <w:r w:rsidR="00415B31">
        <w:t xml:space="preserve">SMARTIE (http://www.smartie-project.eu/index.html) is </w:t>
      </w:r>
      <w:commentRangeStart w:id="38"/>
      <w:r w:rsidR="00415B31">
        <w:t>a</w:t>
      </w:r>
      <w:del w:id="39" w:author="Diogo José Domingues Regateiro" w:date="2015-06-01T11:29:00Z">
        <w:r w:rsidR="00415B31" w:rsidDel="00A74AFE">
          <w:delText>n</w:delText>
        </w:r>
      </w:del>
      <w:commentRangeEnd w:id="38"/>
      <w:r w:rsidR="00A74AFE">
        <w:rPr>
          <w:rStyle w:val="CommentReference"/>
        </w:rPr>
        <w:commentReference w:id="38"/>
      </w:r>
      <w:r w:rsidR="00415B31">
        <w:t xml:space="preserve"> </w:t>
      </w:r>
      <w:r w:rsidR="00385CD8">
        <w:t>European project</w:t>
      </w:r>
      <w:r w:rsidR="00415B31">
        <w:t xml:space="preserve"> where PT – Inovação e Sistemas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14:paraId="7624739A" w14:textId="77777777" w:rsidR="00F67032" w:rsidRPr="00385CD8" w:rsidRDefault="00F67032" w:rsidP="00385CD8">
      <w:pPr>
        <w:pStyle w:val="Subtitle"/>
        <w:rPr>
          <w:rStyle w:val="Emphasis"/>
        </w:rPr>
      </w:pPr>
      <w:r w:rsidRPr="00385CD8">
        <w:rPr>
          <w:rStyle w:val="Emphasis"/>
        </w:rPr>
        <w:t>Objectives:</w:t>
      </w:r>
    </w:p>
    <w:p w14:paraId="6F73DC58" w14:textId="77777777"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14:paraId="4AD9107B" w14:textId="77777777" w:rsidR="00F67032" w:rsidRPr="00F67032" w:rsidRDefault="00F67032" w:rsidP="005C6C33">
      <w:pPr>
        <w:pStyle w:val="ListParagraph"/>
        <w:numPr>
          <w:ilvl w:val="0"/>
          <w:numId w:val="18"/>
        </w:numPr>
      </w:pPr>
      <w:r w:rsidRPr="00F67032">
        <w:t>Become familiar with SMARTIE;</w:t>
      </w:r>
    </w:p>
    <w:p w14:paraId="045A29E9" w14:textId="77777777" w:rsidR="00F67032" w:rsidRPr="00F67032" w:rsidRDefault="00F67032" w:rsidP="005C6C33">
      <w:pPr>
        <w:pStyle w:val="ListParagraph"/>
        <w:numPr>
          <w:ilvl w:val="0"/>
          <w:numId w:val="18"/>
        </w:numPr>
      </w:pPr>
      <w:r w:rsidRPr="00F67032">
        <w:t>Become familiar with IoT;</w:t>
      </w:r>
    </w:p>
    <w:p w14:paraId="1206805A" w14:textId="77777777" w:rsidR="00F67032" w:rsidRPr="00F67032" w:rsidRDefault="00F67032" w:rsidP="005C6C33">
      <w:pPr>
        <w:pStyle w:val="ListParagraph"/>
        <w:numPr>
          <w:ilvl w:val="0"/>
          <w:numId w:val="18"/>
        </w:numPr>
      </w:pPr>
      <w:r w:rsidRPr="00F67032">
        <w:t>Become familiar with ABAC models and particularly with XACML;</w:t>
      </w:r>
    </w:p>
    <w:p w14:paraId="1E76B2B9" w14:textId="77777777" w:rsidR="00F67032" w:rsidRPr="00F67032" w:rsidRDefault="00F67032" w:rsidP="005C6C33">
      <w:pPr>
        <w:pStyle w:val="ListParagraph"/>
        <w:numPr>
          <w:ilvl w:val="0"/>
          <w:numId w:val="18"/>
        </w:numPr>
      </w:pPr>
      <w:r w:rsidRPr="00F67032">
        <w:t>Become familiar with NoSQL databases (Big Data);</w:t>
      </w:r>
    </w:p>
    <w:p w14:paraId="4AB31542" w14:textId="77777777" w:rsidR="00F67032" w:rsidRPr="00F67032" w:rsidRDefault="002B4334" w:rsidP="005C6C33">
      <w:pPr>
        <w:pStyle w:val="ListParagraph"/>
        <w:numPr>
          <w:ilvl w:val="0"/>
          <w:numId w:val="18"/>
        </w:numPr>
      </w:pPr>
      <w:r>
        <w:t>Sele</w:t>
      </w:r>
      <w:r w:rsidR="00F67032" w:rsidRPr="00F67032">
        <w:t>ction of the NoSQL database to be used to store the collected sensor data;</w:t>
      </w:r>
    </w:p>
    <w:p w14:paraId="53436BB4" w14:textId="77777777" w:rsidR="00F67032" w:rsidRPr="00F67032" w:rsidRDefault="00F67032" w:rsidP="005C6C33">
      <w:pPr>
        <w:pStyle w:val="ListParagraph"/>
        <w:numPr>
          <w:ilvl w:val="0"/>
          <w:numId w:val="18"/>
        </w:numPr>
      </w:pPr>
      <w:r w:rsidRPr="00F67032">
        <w:t>Selec</w:t>
      </w:r>
      <w:r w:rsidR="002B4334">
        <w:t>t</w:t>
      </w:r>
      <w:r w:rsidRPr="00F67032">
        <w:t>ion of the database to store the security policies to be enforced;</w:t>
      </w:r>
    </w:p>
    <w:p w14:paraId="5C87B35A" w14:textId="77777777" w:rsidR="00F67032" w:rsidRPr="00F67032" w:rsidRDefault="00F67032" w:rsidP="005C6C33">
      <w:pPr>
        <w:pStyle w:val="ListParagraph"/>
        <w:numPr>
          <w:ilvl w:val="0"/>
          <w:numId w:val="18"/>
        </w:numPr>
      </w:pPr>
      <w:r w:rsidRPr="00F67032">
        <w:t>Conceptual, logical and physical models for both databases;</w:t>
      </w:r>
    </w:p>
    <w:p w14:paraId="5CF8712A" w14:textId="77777777" w:rsidR="00F67032" w:rsidRPr="00F67032" w:rsidRDefault="00F67032" w:rsidP="005C6C33">
      <w:pPr>
        <w:pStyle w:val="ListParagraph"/>
        <w:numPr>
          <w:ilvl w:val="0"/>
          <w:numId w:val="18"/>
        </w:numPr>
      </w:pPr>
      <w:r w:rsidRPr="00F67032">
        <w:t>Security framework based on XACML.</w:t>
      </w:r>
    </w:p>
    <w:p w14:paraId="421A408F" w14:textId="77777777" w:rsidR="00F67032" w:rsidRPr="009839D4" w:rsidRDefault="00F67032" w:rsidP="004965D0">
      <w:r w:rsidRPr="00F67032">
        <w:t>All the work will be developed at Instituto de Telecomunicações facilities.</w:t>
      </w:r>
    </w:p>
    <w:p w14:paraId="042B81CC" w14:textId="77777777" w:rsidR="0066170D" w:rsidRDefault="0066170D">
      <w:pPr>
        <w:spacing w:after="0" w:line="240" w:lineRule="auto"/>
        <w:jc w:val="left"/>
        <w:rPr>
          <w:rFonts w:asciiTheme="majorHAnsi" w:eastAsiaTheme="majorEastAsia" w:hAnsiTheme="majorHAnsi" w:cstheme="majorBidi"/>
          <w:b/>
          <w:bCs/>
          <w:i/>
          <w:iCs/>
          <w:sz w:val="32"/>
          <w:szCs w:val="28"/>
        </w:rPr>
      </w:pPr>
      <w:bookmarkStart w:id="40" w:name="_Ref419392671"/>
      <w:r>
        <w:br w:type="page"/>
      </w:r>
    </w:p>
    <w:p w14:paraId="141F2C67" w14:textId="77777777" w:rsidR="007738CA" w:rsidRDefault="007738CA" w:rsidP="007738CA">
      <w:pPr>
        <w:pStyle w:val="Heading2"/>
      </w:pPr>
      <w:bookmarkStart w:id="41" w:name="_Toc420893186"/>
      <w:r>
        <w:lastRenderedPageBreak/>
        <w:t>Problem formulation/description</w:t>
      </w:r>
      <w:bookmarkEnd w:id="40"/>
      <w:bookmarkEnd w:id="41"/>
    </w:p>
    <w:p w14:paraId="0AF7353A" w14:textId="77777777" w:rsidR="00B946FD" w:rsidRDefault="00234E92" w:rsidP="00510091">
      <w:r>
        <w:tab/>
      </w:r>
      <w:r w:rsidR="00572043">
        <w:t xml:space="preserve">SMARTIE is a Smart City project founded by the European Union and PT – Inovação e Sistemas is one of the partners contributing to the development of the project. The goal of the project is </w:t>
      </w:r>
      <w:del w:id="42" w:author="Diogo José Domingues Regateiro" w:date="2015-06-01T11:34:00Z">
        <w:r w:rsidR="00572043" w:rsidDel="001C4D66">
          <w:delText xml:space="preserve">creating </w:delText>
        </w:r>
      </w:del>
      <w:ins w:id="43" w:author="Diogo José Domingues Regateiro" w:date="2015-06-01T11:34:00Z">
        <w:r w:rsidR="001C4D66">
          <w:t xml:space="preserve">to create </w:t>
        </w:r>
      </w:ins>
      <w:r w:rsidR="00572043">
        <w:t>a framework for utilizing sensor networks, storing</w:t>
      </w:r>
      <w:ins w:id="44" w:author="Diogo José Domingues Regateiro" w:date="2015-06-01T11:35:00Z">
        <w:r w:rsidR="001C4D66">
          <w:t>,</w:t>
        </w:r>
      </w:ins>
      <w:r w:rsidR="00572043">
        <w:t xml:space="preserve"> processing</w:t>
      </w:r>
      <w:ins w:id="45" w:author="Diogo José Domingues Regateiro" w:date="2015-06-01T11:36:00Z">
        <w:r w:rsidR="001C4D66">
          <w:t>,</w:t>
        </w:r>
      </w:ins>
      <w:r w:rsidR="00572043">
        <w:t xml:space="preserve"> </w:t>
      </w:r>
      <w:del w:id="46" w:author="Diogo José Domingues Regateiro" w:date="2015-06-01T11:35:00Z">
        <w:r w:rsidR="00572043" w:rsidDel="001C4D66">
          <w:delText xml:space="preserve">and </w:delText>
        </w:r>
      </w:del>
      <w:r w:rsidR="00572043">
        <w:t>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del w:id="47" w:author="Diogo José Domingues Regateiro" w:date="2015-06-01T11:36:00Z">
        <w:r w:rsidR="007D3A23" w:rsidDel="001C4D66">
          <w:delText xml:space="preserve">are </w:delText>
        </w:r>
      </w:del>
      <w:ins w:id="48" w:author="Diogo José Domingues Regateiro" w:date="2015-06-01T11:36:00Z">
        <w:r w:rsidR="001C4D66">
          <w:t xml:space="preserve">is </w:t>
        </w:r>
      </w:ins>
      <w:r w:rsidR="007D3A23">
        <w:t>intuitive to comprehend but</w:t>
      </w:r>
      <w:ins w:id="49" w:author="Diogo José Domingues Regateiro" w:date="2015-06-01T11:37:00Z">
        <w:r w:rsidR="001C4D66">
          <w:t xml:space="preserve"> a</w:t>
        </w:r>
      </w:ins>
      <w:r w:rsidR="00CB1971">
        <w:t xml:space="preserve"> common issue is the explosion of the number of rol</w:t>
      </w:r>
      <w:r w:rsidR="007D3A23">
        <w:t>es</w:t>
      </w:r>
      <w:r w:rsidR="007F4FA2">
        <w:t xml:space="preserve"> </w:t>
      </w:r>
      <w:sdt>
        <w:sdtPr>
          <w:id w:val="92883699"/>
          <w:citation/>
        </w:sdtPr>
        <w:sdtEndPr/>
        <w:sdtContent>
          <w:r w:rsidR="00884F01">
            <w:fldChar w:fldCharType="begin"/>
          </w:r>
          <w:r w:rsidR="007F4FA2">
            <w:rPr>
              <w:lang w:val="hr-HR"/>
            </w:rPr>
            <w:instrText xml:space="preserve"> CITATION Xin12 \l 1050 </w:instrText>
          </w:r>
          <w:r w:rsidR="00884F01">
            <w:fldChar w:fldCharType="separate"/>
          </w:r>
          <w:r w:rsidR="00D308C6" w:rsidRPr="00D308C6">
            <w:rPr>
              <w:noProof/>
              <w:lang w:val="hr-HR"/>
            </w:rPr>
            <w:t>[2]</w:t>
          </w:r>
          <w:r w:rsidR="00884F0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14:paraId="48C1A253" w14:textId="77777777"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security component. OASIS is a non-profit consortium</w:t>
      </w:r>
      <w:ins w:id="50" w:author="Diogo José Domingues Regateiro" w:date="2015-06-01T11:38:00Z">
        <w:r w:rsidR="001C4D66">
          <w:t xml:space="preserve"> that</w:t>
        </w:r>
      </w:ins>
      <w:r w:rsidR="00DE4DE2">
        <w:t xml:space="preserve">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ins w:id="51" w:author="Diogo José Domingues Regateiro" w:date="2015-06-01T11:46:00Z">
        <w:r w:rsidR="001C4D66">
          <w:t>,</w:t>
        </w:r>
      </w:ins>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ins w:id="52" w:author="Diogo José Domingues Regateiro" w:date="2015-06-01T11:47:00Z">
        <w:r w:rsidR="009D3F43">
          <w:t>,</w:t>
        </w:r>
      </w:ins>
      <w:del w:id="53" w:author="Diogo José Domingues Regateiro" w:date="2015-06-01T11:47:00Z">
        <w:r w:rsidR="00DC5FDB" w:rsidDel="009D3F43">
          <w:delText>.</w:delText>
        </w:r>
      </w:del>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14:paraId="477D2318" w14:textId="77777777"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14:paraId="26B81A80" w14:textId="77777777" w:rsidR="007738CA" w:rsidRDefault="007738CA" w:rsidP="007738CA">
      <w:pPr>
        <w:pStyle w:val="Heading2"/>
      </w:pPr>
      <w:bookmarkStart w:id="54" w:name="_Ref419392783"/>
      <w:bookmarkStart w:id="55" w:name="_Toc420893187"/>
      <w:r>
        <w:lastRenderedPageBreak/>
        <w:t>Proposed solution</w:t>
      </w:r>
      <w:bookmarkEnd w:id="54"/>
      <w:bookmarkEnd w:id="55"/>
    </w:p>
    <w:p w14:paraId="7FDD5E9D" w14:textId="77777777"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EndPr/>
        <w:sdtContent>
          <w:r w:rsidR="00884F01">
            <w:fldChar w:fldCharType="begin"/>
          </w:r>
          <w:r w:rsidR="00774CA6">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ins w:id="56" w:author="Diogo José Domingues Regateiro" w:date="2015-06-01T11:52:00Z">
        <w:r w:rsidR="009D3F43">
          <w:t>,</w:t>
        </w:r>
      </w:ins>
      <w:r w:rsidR="00B757A1">
        <w:t xml:space="preserve"> </w:t>
      </w:r>
      <w:r w:rsidR="00961D47">
        <w:t xml:space="preserve">described in subsection </w:t>
      </w:r>
      <w:commentRangeStart w:id="57"/>
      <w:r w:rsidR="00884F01">
        <w:fldChar w:fldCharType="begin"/>
      </w:r>
      <w:r w:rsidR="00961D47">
        <w:instrText xml:space="preserve"> REF _Ref419808688 \n \h </w:instrText>
      </w:r>
      <w:r w:rsidR="00884F01">
        <w:fldChar w:fldCharType="separate"/>
      </w:r>
      <w:ins w:id="58" w:author="Diogo José Domingues Regateiro" w:date="2015-06-03T17:32:00Z">
        <w:r w:rsidR="000C1277">
          <w:rPr>
            <w:b/>
            <w:bCs/>
            <w:lang w:val="en-US"/>
          </w:rPr>
          <w:t>Error! Reference source not found.</w:t>
        </w:r>
      </w:ins>
      <w:del w:id="59" w:author="Diogo José Domingues Regateiro" w:date="2015-06-03T17:32:00Z">
        <w:r w:rsidR="004E3BB3" w:rsidDel="000C1277">
          <w:rPr>
            <w:b/>
            <w:bCs/>
            <w:lang w:val="hr-HR"/>
          </w:rPr>
          <w:delText>Pogreška! Izvor reference nije pronađen.</w:delText>
        </w:r>
      </w:del>
      <w:r w:rsidR="00884F01">
        <w:fldChar w:fldCharType="end"/>
      </w:r>
      <w:commentRangeEnd w:id="57"/>
      <w:r w:rsidR="009D3F43">
        <w:rPr>
          <w:rStyle w:val="CommentReference"/>
        </w:rPr>
        <w:commentReference w:id="57"/>
      </w:r>
      <w:r w:rsidR="00961D47">
        <w:t xml:space="preserve">, </w:t>
      </w:r>
      <w:r w:rsidR="00774CA6">
        <w:t xml:space="preserve">and </w:t>
      </w:r>
      <w:r w:rsidR="00961D47">
        <w:t xml:space="preserve">two proposed general methods for implementation/integration </w:t>
      </w:r>
      <w:del w:id="60" w:author="Diogo José Domingues Regateiro" w:date="2015-06-01T11:53:00Z">
        <w:r w:rsidR="00961D47" w:rsidDel="009D3F43">
          <w:delText xml:space="preserve">by </w:delText>
        </w:r>
      </w:del>
      <w:ins w:id="61" w:author="Diogo José Domingues Regateiro" w:date="2015-06-01T11:53:00Z">
        <w:r w:rsidR="009D3F43">
          <w:t xml:space="preserve">with </w:t>
        </w:r>
      </w:ins>
      <w:r w:rsidR="00961D47">
        <w:t>other systems</w:t>
      </w:r>
      <w:r w:rsidR="00F37073">
        <w:t xml:space="preserve"> described in subsection </w:t>
      </w:r>
      <w:r w:rsidR="00884F01">
        <w:fldChar w:fldCharType="begin"/>
      </w:r>
      <w:r w:rsidR="00F37073">
        <w:instrText xml:space="preserve"> REF _Ref419886710 \n \h </w:instrText>
      </w:r>
      <w:r w:rsidR="00884F01">
        <w:fldChar w:fldCharType="separate"/>
      </w:r>
      <w:r w:rsidR="000C1277">
        <w:t>4.3</w:t>
      </w:r>
      <w:r w:rsidR="00884F01">
        <w:fldChar w:fldCharType="end"/>
      </w:r>
      <w:r w:rsidR="00961D47">
        <w:t xml:space="preserve">. Because of the qualities inherited from ABAC and XACML, it </w:t>
      </w:r>
      <w:r w:rsidR="00774CA6">
        <w:t xml:space="preserve">offers great flexibility </w:t>
      </w:r>
      <w:r w:rsidR="00961D47">
        <w:t>for a number of possible use cases</w:t>
      </w:r>
      <w:ins w:id="62" w:author="Diogo José Domingues Regateiro" w:date="2015-06-01T11:53:00Z">
        <w:r w:rsidR="009D3F43">
          <w:t>,</w:t>
        </w:r>
      </w:ins>
      <w:r w:rsidR="00961D47">
        <w:t xml:space="preserve"> although the primary use case </w:t>
      </w:r>
      <w:del w:id="63" w:author="Diogo José Domingues Regateiro" w:date="2015-06-01T11:54:00Z">
        <w:r w:rsidR="00F37073" w:rsidDel="009D3F43">
          <w:delText>are</w:delText>
        </w:r>
        <w:r w:rsidR="00961D47" w:rsidDel="009D3F43">
          <w:delText xml:space="preserve"> </w:delText>
        </w:r>
      </w:del>
      <w:ins w:id="64" w:author="Diogo José Domingues Regateiro" w:date="2015-06-01T11:54:00Z">
        <w:r w:rsidR="009D3F43">
          <w:t xml:space="preserve">is </w:t>
        </w:r>
      </w:ins>
      <w:r w:rsidR="00961D47">
        <w:t>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commentRangeStart w:id="65"/>
      <w:r w:rsidR="00884F01">
        <w:fldChar w:fldCharType="begin"/>
      </w:r>
      <w:r w:rsidR="004F5BF9">
        <w:instrText xml:space="preserve"> REF _Ref420083983 \n \h </w:instrText>
      </w:r>
      <w:r w:rsidR="00884F01">
        <w:fldChar w:fldCharType="separate"/>
      </w:r>
      <w:r w:rsidR="000C1277">
        <w:t>0</w:t>
      </w:r>
      <w:r w:rsidR="00884F01">
        <w:fldChar w:fldCharType="end"/>
      </w:r>
      <w:commentRangeEnd w:id="65"/>
      <w:r w:rsidR="009D3F43">
        <w:rPr>
          <w:rStyle w:val="CommentReference"/>
        </w:rPr>
        <w:commentReference w:id="65"/>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w:t>
      </w:r>
      <w:commentRangeStart w:id="66"/>
      <w:r w:rsidR="00BA7A0A">
        <w:t>creating of XACML requests</w:t>
      </w:r>
      <w:commentRangeEnd w:id="66"/>
      <w:r w:rsidR="009D3F43">
        <w:rPr>
          <w:rStyle w:val="CommentReference"/>
        </w:rPr>
        <w:commentReference w:id="66"/>
      </w:r>
      <w:r w:rsidR="00BA7A0A">
        <w:t>.</w:t>
      </w:r>
      <w:r w:rsidR="00961D47">
        <w:t xml:space="preserve"> The enforcement is done by sending requests to the PEP</w:t>
      </w:r>
      <w:ins w:id="67" w:author="Diogo José Domingues Regateiro" w:date="2015-06-01T11:57:00Z">
        <w:r w:rsidR="006A6CC3">
          <w:t>,</w:t>
        </w:r>
      </w:ins>
      <w:r w:rsidR="00961D47">
        <w:t xml:space="preserve"> </w:t>
      </w:r>
      <w:commentRangeStart w:id="68"/>
      <w:r w:rsidR="00961D47">
        <w:t xml:space="preserve">which </w:t>
      </w:r>
      <w:commentRangeEnd w:id="68"/>
      <w:r w:rsidR="006A6CC3">
        <w:rPr>
          <w:rStyle w:val="CommentReference"/>
        </w:rPr>
        <w:commentReference w:id="68"/>
      </w:r>
      <w:r w:rsidR="00961D47">
        <w:t xml:space="preserve">forwards </w:t>
      </w:r>
      <w:ins w:id="69" w:author="Diogo José Domingues Regateiro" w:date="2015-06-01T11:58:00Z">
        <w:r w:rsidR="006A6CC3">
          <w:t>them</w:t>
        </w:r>
      </w:ins>
      <w:del w:id="70" w:author="Diogo José Domingues Regateiro" w:date="2015-06-01T11:58:00Z">
        <w:r w:rsidR="00961D47" w:rsidDel="006A6CC3">
          <w:delText>it</w:delText>
        </w:r>
      </w:del>
      <w:r w:rsidR="00961D47">
        <w:t xml:space="preserve">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w:t>
      </w:r>
      <w:del w:id="71" w:author="Diogo José Domingues Regateiro" w:date="2015-06-01T11:58:00Z">
        <w:r w:rsidR="0086766D" w:rsidDel="006A6CC3">
          <w:delText xml:space="preserve">and </w:delText>
        </w:r>
      </w:del>
      <w:ins w:id="72" w:author="Diogo José Domingues Regateiro" w:date="2015-06-01T11:58:00Z">
        <w:r w:rsidR="006A6CC3">
          <w:t xml:space="preserve">or </w:t>
        </w:r>
      </w:ins>
      <w:r w:rsidR="0086766D">
        <w:t xml:space="preserve">terminates the request in case of a negative result. The solution doesn't implement any advanced actions and obligations defined by the XACML standard </w:t>
      </w:r>
      <w:sdt>
        <w:sdtPr>
          <w:id w:val="92883495"/>
          <w:citation/>
        </w:sdtPr>
        <w:sdtEndPr/>
        <w:sdtContent>
          <w:r w:rsidR="00884F01">
            <w:fldChar w:fldCharType="begin"/>
          </w:r>
          <w:r w:rsidR="0086766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ins w:id="73" w:author="Diogo José Domingues Regateiro" w:date="2015-06-01T11:59:00Z">
        <w:r w:rsidR="006A6CC3">
          <w:t>,</w:t>
        </w:r>
      </w:ins>
      <w:del w:id="74" w:author="Diogo José Domingues Regateiro" w:date="2015-06-01T11:59:00Z">
        <w:r w:rsidR="0086766D" w:rsidDel="006A6CC3">
          <w:delText xml:space="preserve"> and i</w:delText>
        </w:r>
      </w:del>
      <w:r w:rsidR="0086766D">
        <w:t xml:space="preserve"> it differentiates request results into positive and negative and acts as mentioned before. </w:t>
      </w:r>
    </w:p>
    <w:p w14:paraId="6A839D20" w14:textId="77777777" w:rsidR="0052507B" w:rsidRDefault="0052507B" w:rsidP="00C24790">
      <w:pPr>
        <w:jc w:val="center"/>
      </w:pPr>
      <w:r w:rsidRPr="00F15D4D">
        <w:rPr>
          <w:noProof/>
          <w:lang w:eastAsia="en-GB"/>
        </w:rPr>
        <w:drawing>
          <wp:inline distT="0" distB="0" distL="0" distR="0" wp14:anchorId="06472D7E" wp14:editId="73A8EDDF">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8" cstate="print"/>
                    <a:stretch>
                      <a:fillRect/>
                    </a:stretch>
                  </pic:blipFill>
                  <pic:spPr>
                    <a:xfrm>
                      <a:off x="0" y="0"/>
                      <a:ext cx="5624504" cy="3590925"/>
                    </a:xfrm>
                    <a:prstGeom prst="rect">
                      <a:avLst/>
                    </a:prstGeom>
                  </pic:spPr>
                </pic:pic>
              </a:graphicData>
            </a:graphic>
          </wp:inline>
        </w:drawing>
      </w:r>
    </w:p>
    <w:p w14:paraId="562FCAA3" w14:textId="77777777" w:rsidR="0052507B" w:rsidRPr="007C05F8" w:rsidRDefault="0052507B" w:rsidP="00D200F6">
      <w:pPr>
        <w:pStyle w:val="Caption"/>
      </w:pPr>
      <w:bookmarkStart w:id="75" w:name="_Ref414877166"/>
      <w:bookmarkStart w:id="76" w:name="_Toc420892370"/>
      <w:r>
        <w:t xml:space="preserve">Figure </w:t>
      </w:r>
      <w:r w:rsidR="0019155B">
        <w:fldChar w:fldCharType="begin"/>
      </w:r>
      <w:r w:rsidR="0019155B">
        <w:instrText xml:space="preserve"> SEQ Figure \* ARABIC </w:instrText>
      </w:r>
      <w:r w:rsidR="0019155B">
        <w:fldChar w:fldCharType="separate"/>
      </w:r>
      <w:r w:rsidR="000C1277">
        <w:rPr>
          <w:noProof/>
        </w:rPr>
        <w:t>1</w:t>
      </w:r>
      <w:r w:rsidR="0019155B">
        <w:rPr>
          <w:noProof/>
        </w:rPr>
        <w:fldChar w:fldCharType="end"/>
      </w:r>
      <w:bookmarkEnd w:id="75"/>
      <w:r>
        <w:t>. High - level overview of the architecture</w:t>
      </w:r>
      <w:bookmarkEnd w:id="76"/>
    </w:p>
    <w:p w14:paraId="027DAC48" w14:textId="77777777" w:rsidR="007009E5" w:rsidRDefault="0052507B" w:rsidP="0052507B">
      <w:r>
        <w:tab/>
        <w:t xml:space="preserve">A high - level overview diagram of the proposed solution can be seen in </w:t>
      </w:r>
      <w:r w:rsidR="00884F01">
        <w:fldChar w:fldCharType="begin"/>
      </w:r>
      <w:r>
        <w:instrText xml:space="preserve"> REF _Ref414877166 \h </w:instrText>
      </w:r>
      <w:r w:rsidR="00884F01">
        <w:fldChar w:fldCharType="separate"/>
      </w:r>
      <w:r w:rsidR="000C1277">
        <w:t xml:space="preserve">Figure </w:t>
      </w:r>
      <w:r w:rsidR="000C1277">
        <w:rPr>
          <w:noProof/>
        </w:rPr>
        <w:t>1</w:t>
      </w:r>
      <w:r w:rsidR="00884F0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w:t>
      </w:r>
      <w:r w:rsidR="007009E5">
        <w:lastRenderedPageBreak/>
        <w:t xml:space="preserve">existing application by providing 2 main entry points. An administration point (PAP) that is used for managing (uploading and deleting) policies and an enforcement point that needs to be </w:t>
      </w:r>
      <w:del w:id="77" w:author="Diogo José Domingues Regateiro" w:date="2015-06-01T12:01:00Z">
        <w:r w:rsidR="007009E5" w:rsidDel="006A6CC3">
          <w:delText xml:space="preserve">called </w:delText>
        </w:r>
      </w:del>
      <w:ins w:id="78" w:author="Diogo José Domingues Regateiro" w:date="2015-06-01T12:01:00Z">
        <w:r w:rsidR="006A6CC3">
          <w:t xml:space="preserve">placed </w:t>
        </w:r>
      </w:ins>
      <w:r w:rsidR="007009E5">
        <w:t xml:space="preserve">at the point where the </w:t>
      </w:r>
      <w:commentRangeStart w:id="79"/>
      <w:r w:rsidR="007009E5">
        <w:t>user wants to enforce access control</w:t>
      </w:r>
      <w:commentRangeEnd w:id="79"/>
      <w:r w:rsidR="006A6CC3">
        <w:rPr>
          <w:rStyle w:val="CommentReference"/>
        </w:rPr>
        <w:commentReference w:id="79"/>
      </w:r>
      <w:r w:rsidR="007009E5">
        <w:t xml:space="preserve">. Because the system uses ABAC and XACML it is very flexible and allows for having complex rules by defining policies around the attributes of the subject, resource and environment. Compared to RBAC systems this </w:t>
      </w:r>
      <w:commentRangeStart w:id="80"/>
      <w:del w:id="81" w:author="Diogo José Domingues Regateiro" w:date="2015-06-01T12:03:00Z">
        <w:r w:rsidR="007009E5" w:rsidDel="006A6CC3">
          <w:delText xml:space="preserve">therefore </w:delText>
        </w:r>
      </w:del>
      <w:commentRangeEnd w:id="80"/>
      <w:r w:rsidR="006A6CC3">
        <w:rPr>
          <w:rStyle w:val="CommentReference"/>
        </w:rPr>
        <w:commentReference w:id="80"/>
      </w:r>
      <w:r w:rsidR="007009E5">
        <w:t>needs less management because there is no need for updating roles after certain changes happen with subjects, resources or environmental conditions (example: day of the week). As a result of this</w:t>
      </w:r>
      <w:ins w:id="82" w:author="Diogo José Domingues Regateiro" w:date="2015-06-01T12:05:00Z">
        <w:r w:rsidR="006A6CC3">
          <w:t>,</w:t>
        </w:r>
      </w:ins>
      <w:r w:rsidR="007009E5">
        <w:t xml:space="preserve"> the target system is less prone to errors over time. The critical part from an implementation perspective is having well and correctly defined policies </w:t>
      </w:r>
      <w:commentRangeStart w:id="83"/>
      <w:r w:rsidR="007009E5">
        <w:t>and making requests that are an accurate representation of the actual requests.</w:t>
      </w:r>
      <w:commentRangeEnd w:id="83"/>
      <w:r w:rsidR="006A6CC3">
        <w:rPr>
          <w:rStyle w:val="CommentReference"/>
        </w:rPr>
        <w:commentReference w:id="83"/>
      </w:r>
    </w:p>
    <w:p w14:paraId="2A46EA33" w14:textId="77777777" w:rsidR="0052507B" w:rsidRDefault="0052507B" w:rsidP="004965D0">
      <w:r>
        <w:tab/>
        <w:t xml:space="preserve">The solution allows for 2 ways of integrating into other systems. The first possibility is putting and running the </w:t>
      </w:r>
      <w:r w:rsidR="0086766D">
        <w:t xml:space="preserve">whole </w:t>
      </w:r>
      <w:r>
        <w:t>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w:t>
      </w:r>
      <w:ins w:id="84" w:author="Diogo José Domingues Regateiro" w:date="2015-06-01T12:09:00Z">
        <w:r w:rsidR="00BE6E8D">
          <w:t>h</w:t>
        </w:r>
      </w:ins>
      <w:r>
        <w:t xml:space="preserve">rough a secured connection. These options allow </w:t>
      </w:r>
      <w:commentRangeStart w:id="85"/>
      <w:r>
        <w:t>the system</w:t>
      </w:r>
      <w:commentRangeEnd w:id="85"/>
      <w:r w:rsidR="00BE6E8D">
        <w:rPr>
          <w:rStyle w:val="CommentReference"/>
        </w:rPr>
        <w:commentReference w:id="85"/>
      </w:r>
      <w:r>
        <w:t xml:space="preserve"> using this service to use and configure the solution as needed. The </w:t>
      </w:r>
      <w:del w:id="86" w:author="Diogo José Domingues Regateiro" w:date="2015-06-01T12:12:00Z">
        <w:r w:rsidDel="00BE6E8D">
          <w:delText xml:space="preserve">detail </w:delText>
        </w:r>
      </w:del>
      <w:ins w:id="87" w:author="Diogo José Domingues Regateiro" w:date="2015-06-01T12:12:00Z">
        <w:r w:rsidR="00BE6E8D">
          <w:t xml:space="preserve">specifics </w:t>
        </w:r>
      </w:ins>
      <w:r>
        <w:t xml:space="preserve">of the solution will be explained in greater detail in later sections </w:t>
      </w:r>
      <w:del w:id="88" w:author="Diogo José Domingues Regateiro" w:date="2015-06-01T12:12:00Z">
        <w:r w:rsidDel="00BE6E8D">
          <w:delText xml:space="preserve">in </w:delText>
        </w:r>
      </w:del>
      <w:ins w:id="89" w:author="Diogo José Domingues Regateiro" w:date="2015-06-01T12:12:00Z">
        <w:r w:rsidR="00BE6E8D">
          <w:t xml:space="preserve">of </w:t>
        </w:r>
      </w:ins>
      <w:r>
        <w:t xml:space="preserve">this document. </w:t>
      </w:r>
    </w:p>
    <w:p w14:paraId="7D93682A" w14:textId="77777777" w:rsidR="00FF6224" w:rsidRDefault="00FF6224" w:rsidP="00FF6224">
      <w:pPr>
        <w:pStyle w:val="Heading2"/>
      </w:pPr>
      <w:bookmarkStart w:id="90" w:name="_Toc420893188"/>
      <w:r>
        <w:t>Development environment and technologies used</w:t>
      </w:r>
      <w:bookmarkEnd w:id="90"/>
    </w:p>
    <w:p w14:paraId="1B100899" w14:textId="709C14B8"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EndPr/>
        <w:sdtContent>
          <w:r w:rsidR="00884F01">
            <w:fldChar w:fldCharType="begin"/>
          </w:r>
          <w:r w:rsidR="00D01051">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86766D">
        <w:t>)</w:t>
      </w:r>
      <w:ins w:id="91" w:author="Diogo José Domingues Regateiro" w:date="2015-06-01T14:09:00Z">
        <w:r w:rsidR="00BF4B26">
          <w:t xml:space="preserve"> were</w:t>
        </w:r>
      </w:ins>
      <w:r w:rsidR="00D01051">
        <w:t xml:space="preserve"> used for the XACML functionality</w:t>
      </w:r>
      <w:r w:rsidR="00A05E6C">
        <w:t xml:space="preserve"> i</w:t>
      </w:r>
      <w:r w:rsidR="00D01051">
        <w:t>t provides</w:t>
      </w:r>
      <w:ins w:id="92" w:author="Diogo José Domingues Regateiro" w:date="2015-06-01T14:16:00Z">
        <w:r w:rsidR="00BF4B26">
          <w:t>, along with</w:t>
        </w:r>
      </w:ins>
      <w:del w:id="93" w:author="Diogo José Domingues Regateiro" w:date="2015-06-01T14:16:00Z">
        <w:r w:rsidR="00A05E6C" w:rsidDel="00BF4B26">
          <w:delText>.</w:delText>
        </w:r>
      </w:del>
      <w:r w:rsidR="00A05E6C">
        <w:t xml:space="preserve"> </w:t>
      </w:r>
      <w:del w:id="94" w:author="Diogo José Domingues Regateiro" w:date="2015-06-01T14:16:00Z">
        <w:r w:rsidR="00A05E6C" w:rsidDel="00BF4B26">
          <w:delText>T</w:delText>
        </w:r>
      </w:del>
      <w:ins w:id="95" w:author="Diogo José Domingues Regateiro" w:date="2015-06-01T14:17:00Z">
        <w:r w:rsidR="00BF4B26">
          <w:t>t</w:t>
        </w:r>
      </w:ins>
      <w:r w:rsidR="00A05E6C">
        <w:t>wo</w:t>
      </w:r>
      <w:r w:rsidR="00D01051">
        <w:t xml:space="preserve"> NoSQL databases (Cassandra and Redis) and </w:t>
      </w:r>
      <w:r w:rsidR="00A05E6C">
        <w:t xml:space="preserve">their </w:t>
      </w:r>
      <w:r w:rsidR="00D01051">
        <w:t>Java clients</w:t>
      </w:r>
      <w:r w:rsidR="00D01051" w:rsidRPr="00D01051">
        <w:t>.</w:t>
      </w:r>
      <w:r w:rsidR="00A05E6C">
        <w:t xml:space="preserve"> Additionally</w:t>
      </w:r>
      <w:ins w:id="96" w:author="Diogo José Domingues Regateiro" w:date="2015-06-01T14:15:00Z">
        <w:r w:rsidR="00BF4B26">
          <w:t>, a</w:t>
        </w:r>
      </w:ins>
      <w:r w:rsidR="00A05E6C">
        <w:t xml:space="preserve"> MySQL and a PostgreSQL databases were used for initial testing purposes. The</w:t>
      </w:r>
      <w:r w:rsidR="0086766D">
        <w:t xml:space="preserve"> Axiomatics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14:paraId="51269A71" w14:textId="77777777" w:rsidR="003562B6" w:rsidRDefault="003562B6" w:rsidP="003562B6">
      <w:pPr>
        <w:pStyle w:val="Heading2"/>
      </w:pPr>
      <w:bookmarkStart w:id="97" w:name="_Ref419393087"/>
      <w:bookmarkStart w:id="98" w:name="_Toc420893189"/>
      <w:r>
        <w:t>Dissertation structure</w:t>
      </w:r>
      <w:bookmarkEnd w:id="97"/>
      <w:bookmarkEnd w:id="98"/>
    </w:p>
    <w:p w14:paraId="50FFB81E" w14:textId="2ED3C943" w:rsidR="00C82867" w:rsidRDefault="003562B6" w:rsidP="0066170D">
      <w:r>
        <w:tab/>
        <w:t xml:space="preserve">The structure of this dissertation is organized as follows: </w:t>
      </w:r>
      <w:r w:rsidR="00B946FD">
        <w:t>In s</w:t>
      </w:r>
      <w:r w:rsidR="00857123">
        <w:t xml:space="preserve">ection </w:t>
      </w:r>
      <w:r w:rsidR="00884F01">
        <w:fldChar w:fldCharType="begin"/>
      </w:r>
      <w:r w:rsidR="00B946FD">
        <w:instrText xml:space="preserve"> REF _Ref420788086 \n \h </w:instrText>
      </w:r>
      <w:r w:rsidR="00884F01">
        <w:fldChar w:fldCharType="separate"/>
      </w:r>
      <w:r w:rsidR="000C1277">
        <w:t>2</w:t>
      </w:r>
      <w:r w:rsidR="00884F0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884F01">
        <w:fldChar w:fldCharType="begin"/>
      </w:r>
      <w:r w:rsidR="00B946FD">
        <w:instrText xml:space="preserve"> REF _Ref420788144 \n \h </w:instrText>
      </w:r>
      <w:r w:rsidR="00884F01">
        <w:fldChar w:fldCharType="separate"/>
      </w:r>
      <w:r w:rsidR="000C1277">
        <w:t>3</w:t>
      </w:r>
      <w:r w:rsidR="00884F01">
        <w:fldChar w:fldCharType="end"/>
      </w:r>
      <w:r w:rsidR="00B946FD">
        <w:t xml:space="preserve"> will present background fields and related work,</w:t>
      </w:r>
      <w:del w:id="99" w:author="Diogo José Domingues Regateiro" w:date="2015-06-01T14:17:00Z">
        <w:r w:rsidR="00B946FD" w:rsidDel="00BF4B26">
          <w:delText xml:space="preserve"> </w:delText>
        </w:r>
      </w:del>
      <w:r w:rsidR="00857123" w:rsidRPr="00B946FD">
        <w:t xml:space="preserve"> Section </w:t>
      </w:r>
      <w:r w:rsidR="00884F01">
        <w:fldChar w:fldCharType="begin"/>
      </w:r>
      <w:r w:rsidR="00B946FD">
        <w:instrText xml:space="preserve"> REF _Ref420687581 \n \h </w:instrText>
      </w:r>
      <w:r w:rsidR="00884F01">
        <w:fldChar w:fldCharType="separate"/>
      </w:r>
      <w:r w:rsidR="000C1277">
        <w:t>4</w:t>
      </w:r>
      <w:r w:rsidR="00884F01">
        <w:fldChar w:fldCharType="end"/>
      </w:r>
      <w:r w:rsidR="00857123" w:rsidRPr="00B946FD">
        <w:t xml:space="preserve"> contains the description of the proposed and developed solution, Section </w:t>
      </w:r>
      <w:r w:rsidR="00884F01">
        <w:fldChar w:fldCharType="begin"/>
      </w:r>
      <w:r w:rsidR="00B946FD">
        <w:instrText xml:space="preserve"> REF _Ref420788285 \n \h </w:instrText>
      </w:r>
      <w:r w:rsidR="00884F01">
        <w:fldChar w:fldCharType="separate"/>
      </w:r>
      <w:r w:rsidR="000C1277">
        <w:t>5</w:t>
      </w:r>
      <w:r w:rsidR="00884F01">
        <w:fldChar w:fldCharType="end"/>
      </w:r>
      <w:commentRangeStart w:id="100"/>
      <w:r w:rsidR="00884F01">
        <w:fldChar w:fldCharType="begin"/>
      </w:r>
      <w:r w:rsidR="00884F01">
        <w:instrText xml:space="preserve"> REF _Ref420084026 \n \h  \* MERGEFORMAT </w:instrText>
      </w:r>
      <w:r w:rsidR="00884F01">
        <w:fldChar w:fldCharType="separate"/>
      </w:r>
      <w:ins w:id="101" w:author="Diogo José Domingues Regateiro" w:date="2015-06-03T17:32:00Z">
        <w:r w:rsidR="000C1277">
          <w:rPr>
            <w:b/>
            <w:bCs/>
            <w:lang w:val="en-US"/>
          </w:rPr>
          <w:t>Error! Reference source not found.</w:t>
        </w:r>
      </w:ins>
      <w:del w:id="102" w:author="Diogo José Domingues Regateiro" w:date="2015-06-03T17:32:00Z">
        <w:r w:rsidR="004E3BB3" w:rsidDel="000C1277">
          <w:rPr>
            <w:b/>
            <w:bCs/>
            <w:lang w:val="hr-HR"/>
          </w:rPr>
          <w:delText>Pogreška! Izvor reference nije pronađen.</w:delText>
        </w:r>
      </w:del>
      <w:r w:rsidR="00884F01">
        <w:fldChar w:fldCharType="end"/>
      </w:r>
      <w:commentRangeEnd w:id="100"/>
      <w:r w:rsidR="006A6CC3">
        <w:rPr>
          <w:rStyle w:val="CommentReference"/>
        </w:rPr>
        <w:commentReference w:id="100"/>
      </w:r>
      <w:r w:rsidR="00857123" w:rsidRPr="00B946FD">
        <w:t xml:space="preserve"> presents test results in various test scenario</w:t>
      </w:r>
      <w:ins w:id="103" w:author="Diogo José Domingues Regateiro" w:date="2015-06-01T14:18:00Z">
        <w:r w:rsidR="00BF4B26">
          <w:t>s</w:t>
        </w:r>
      </w:ins>
      <w:r w:rsidR="00B946FD">
        <w:t xml:space="preserve">, proof of concept and discussion for the </w:t>
      </w:r>
      <w:r w:rsidR="00B946FD">
        <w:lastRenderedPageBreak/>
        <w:t>integration in SMARTIE and other IoT applications</w:t>
      </w:r>
      <w:r w:rsidR="00857123" w:rsidRPr="00B946FD">
        <w:t xml:space="preserve">, Section </w:t>
      </w:r>
      <w:r w:rsidR="00884F01">
        <w:fldChar w:fldCharType="begin"/>
      </w:r>
      <w:r w:rsidR="00B946FD">
        <w:instrText xml:space="preserve"> REF _Ref420788393 \n \h </w:instrText>
      </w:r>
      <w:r w:rsidR="00884F01">
        <w:fldChar w:fldCharType="separate"/>
      </w:r>
      <w:r w:rsidR="000C1277">
        <w:t>6</w:t>
      </w:r>
      <w:r w:rsidR="00884F01">
        <w:fldChar w:fldCharType="end"/>
      </w:r>
      <w:r w:rsidR="00857123" w:rsidRPr="00B946FD">
        <w:t xml:space="preserve"> contains the final conclusion and</w:t>
      </w:r>
      <w:r w:rsidR="00FF6224" w:rsidRPr="00B946FD">
        <w:t xml:space="preserve"> presents potential future work.</w:t>
      </w:r>
    </w:p>
    <w:p w14:paraId="7D473348" w14:textId="77777777" w:rsidR="0059642B" w:rsidRDefault="007C05F8" w:rsidP="0066170D">
      <w:r>
        <w:br w:type="page"/>
      </w:r>
    </w:p>
    <w:p w14:paraId="2F874FF0" w14:textId="77777777" w:rsidR="000F4A7C" w:rsidRDefault="000F4A7C" w:rsidP="00C82867">
      <w:pPr>
        <w:pStyle w:val="Heading1"/>
        <w:numPr>
          <w:ilvl w:val="0"/>
          <w:numId w:val="0"/>
        </w:numPr>
        <w:ind w:left="432"/>
        <w:rPr>
          <w:lang w:val="en-GB"/>
        </w:rPr>
        <w:sectPr w:rsidR="000F4A7C" w:rsidSect="007C3081">
          <w:footerReference w:type="default" r:id="rId19"/>
          <w:pgSz w:w="11906" w:h="16838" w:code="9"/>
          <w:pgMar w:top="1701" w:right="1418" w:bottom="1701" w:left="1701" w:header="567" w:footer="567" w:gutter="0"/>
          <w:pgNumType w:start="1"/>
          <w:cols w:space="720"/>
          <w:docGrid w:linePitch="299"/>
        </w:sectPr>
      </w:pPr>
      <w:bookmarkStart w:id="104" w:name="_Ref419557681"/>
      <w:bookmarkStart w:id="105" w:name="_Ref419557717"/>
      <w:bookmarkStart w:id="106" w:name="_Ref419557737"/>
      <w:bookmarkStart w:id="107" w:name="_Ref419557743"/>
    </w:p>
    <w:p w14:paraId="75126A8C" w14:textId="77777777" w:rsidR="00640C58" w:rsidRPr="009839D4" w:rsidRDefault="00982198" w:rsidP="00F60F35">
      <w:pPr>
        <w:pStyle w:val="Heading1"/>
        <w:rPr>
          <w:lang w:val="en-GB"/>
        </w:rPr>
      </w:pPr>
      <w:bookmarkStart w:id="108" w:name="_Ref420788086"/>
      <w:bookmarkStart w:id="109" w:name="_Toc420893190"/>
      <w:r w:rsidRPr="009839D4">
        <w:rPr>
          <w:lang w:val="en-GB"/>
        </w:rPr>
        <w:lastRenderedPageBreak/>
        <w:t>State of the art</w:t>
      </w:r>
      <w:bookmarkEnd w:id="104"/>
      <w:bookmarkEnd w:id="105"/>
      <w:bookmarkEnd w:id="106"/>
      <w:bookmarkEnd w:id="107"/>
      <w:bookmarkEnd w:id="108"/>
      <w:bookmarkEnd w:id="109"/>
    </w:p>
    <w:p w14:paraId="5E8E7E2F" w14:textId="4C18B2B1"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ins w:id="110" w:author="Diogo José Domingues Regateiro" w:date="2015-06-01T14:33:00Z">
        <w:r w:rsidR="00041F3A">
          <w:t>,</w:t>
        </w:r>
      </w:ins>
      <w:r w:rsidR="00207B5F">
        <w:t xml:space="preserve"> in subsection </w:t>
      </w:r>
      <w:r w:rsidR="00884F01">
        <w:fldChar w:fldCharType="begin"/>
      </w:r>
      <w:r w:rsidR="00207B5F">
        <w:instrText xml:space="preserve"> REF _Ref411957522 \n \h </w:instrText>
      </w:r>
      <w:r w:rsidR="00884F01">
        <w:fldChar w:fldCharType="separate"/>
      </w:r>
      <w:r w:rsidR="000C1277">
        <w:t>2.1</w:t>
      </w:r>
      <w:r w:rsidR="00884F01">
        <w:fldChar w:fldCharType="end"/>
      </w:r>
      <w:del w:id="111" w:author="Diogo José Domingues Regateiro" w:date="2015-06-03T17:10:00Z">
        <w:r w:rsidR="00207B5F" w:rsidDel="00F50AF2">
          <w:delText xml:space="preserve">, </w:delText>
        </w:r>
        <w:commentRangeStart w:id="112"/>
        <w:r w:rsidR="00207B5F" w:rsidDel="00F50AF2">
          <w:delText xml:space="preserve">as it is the core area of this </w:delText>
        </w:r>
        <w:r w:rsidR="00825420" w:rsidDel="00F50AF2">
          <w:delText>dissertation</w:delText>
        </w:r>
        <w:commentRangeEnd w:id="112"/>
        <w:r w:rsidR="00041F3A" w:rsidDel="00F50AF2">
          <w:rPr>
            <w:rStyle w:val="CommentReference"/>
          </w:rPr>
          <w:commentReference w:id="112"/>
        </w:r>
      </w:del>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ins w:id="113" w:author="Diogo José Domingues Regateiro" w:date="2015-06-01T14:36:00Z">
        <w:r w:rsidR="00041F3A">
          <w:t xml:space="preserve"> of</w:t>
        </w:r>
      </w:ins>
      <w:r w:rsidR="00825420">
        <w:t xml:space="preserve"> each</w:t>
      </w:r>
      <w:ins w:id="114" w:author="Diogo José Domingues Regateiro" w:date="2015-06-01T14:36:00Z">
        <w:r w:rsidR="00041F3A">
          <w:t xml:space="preserve"> one,</w:t>
        </w:r>
      </w:ins>
      <w:del w:id="115" w:author="Diogo José Domingues Regateiro" w:date="2015-06-01T14:36:00Z">
        <w:r w:rsidR="00207B5F" w:rsidDel="00041F3A">
          <w:delText xml:space="preserve"> of</w:delText>
        </w:r>
      </w:del>
      <w:r w:rsidR="00207B5F">
        <w:t xml:space="preserve"> </w:t>
      </w:r>
      <w:r w:rsidR="00825420">
        <w:t>along with</w:t>
      </w:r>
      <w:r w:rsidR="00207B5F">
        <w:t xml:space="preserve"> </w:t>
      </w:r>
      <w:r w:rsidR="00825420">
        <w:t xml:space="preserve">giving a </w:t>
      </w:r>
      <w:del w:id="116" w:author="Diogo José Domingues Regateiro" w:date="2015-06-01T14:36:00Z">
        <w:r w:rsidR="00825420" w:rsidDel="00041F3A">
          <w:delText xml:space="preserve">and </w:delText>
        </w:r>
      </w:del>
      <w:r w:rsidR="00207B5F">
        <w:t xml:space="preserve">brief comparison. </w:t>
      </w:r>
      <w:r w:rsidR="00825420">
        <w:t>Lastly</w:t>
      </w:r>
      <w:r w:rsidR="00207B5F">
        <w:t>, the OASIS XACML standard will be presented with some examples of policies and request</w:t>
      </w:r>
      <w:ins w:id="117" w:author="Diogo José Domingues Regateiro" w:date="2015-06-01T14:37:00Z">
        <w:r w:rsidR="00041F3A">
          <w:t>s</w:t>
        </w:r>
      </w:ins>
      <w:r w:rsidR="00207B5F">
        <w:t xml:space="preserve"> in both XML and JSON</w:t>
      </w:r>
      <w:ins w:id="118" w:author="Diogo José Domingues Regateiro" w:date="2015-06-01T14:37:00Z">
        <w:r w:rsidR="00041F3A">
          <w:t xml:space="preserve">, </w:t>
        </w:r>
      </w:ins>
      <w:del w:id="119" w:author="Diogo José Domingues Regateiro" w:date="2015-06-01T14:37:00Z">
        <w:r w:rsidR="00207B5F" w:rsidDel="00041F3A">
          <w:delText xml:space="preserve"> and</w:delText>
        </w:r>
      </w:del>
      <w:ins w:id="120" w:author="Diogo José Domingues Regateiro" w:date="2015-06-01T14:37:00Z">
        <w:r w:rsidR="00041F3A">
          <w:t>as well as</w:t>
        </w:r>
      </w:ins>
      <w:r w:rsidR="00207B5F">
        <w:t xml:space="preserve"> the proposed architecture. Subsection </w:t>
      </w:r>
      <w:r w:rsidR="00884F01">
        <w:fldChar w:fldCharType="begin"/>
      </w:r>
      <w:r w:rsidR="00207B5F">
        <w:instrText xml:space="preserve"> REF _Ref420572314 \n \h </w:instrText>
      </w:r>
      <w:r w:rsidR="00884F01">
        <w:fldChar w:fldCharType="separate"/>
      </w:r>
      <w:r w:rsidR="000C1277">
        <w:t>2.2</w:t>
      </w:r>
      <w:r w:rsidR="00884F01">
        <w:fldChar w:fldCharType="end"/>
      </w:r>
      <w:r w:rsidR="00207B5F">
        <w:t xml:space="preserve"> will</w:t>
      </w:r>
      <w:r w:rsidR="00825420">
        <w:t xml:space="preserve"> contain a description of IoT (Internet of Things)</w:t>
      </w:r>
      <w:ins w:id="121" w:author="Diogo José Domingues Regateiro" w:date="2015-06-01T14:37:00Z">
        <w:r w:rsidR="00041F3A">
          <w:t>,</w:t>
        </w:r>
      </w:ins>
      <w:r w:rsidR="00825420">
        <w:t xml:space="preserve"> which is a broad term and is significant for this work as the main use cases targeted by</w:t>
      </w:r>
      <w:ins w:id="122" w:author="Diogo José Domingues Regateiro" w:date="2015-06-01T14:38:00Z">
        <w:r w:rsidR="00041F3A">
          <w:t xml:space="preserve"> this</w:t>
        </w:r>
      </w:ins>
      <w:r w:rsidR="00825420">
        <w:t xml:space="preserve"> solution are IoT applications. Subsection </w:t>
      </w:r>
      <w:r w:rsidR="00884F01">
        <w:fldChar w:fldCharType="begin"/>
      </w:r>
      <w:r w:rsidR="00825420">
        <w:instrText xml:space="preserve"> REF _Ref420572789 \n \h </w:instrText>
      </w:r>
      <w:r w:rsidR="00884F01">
        <w:fldChar w:fldCharType="separate"/>
      </w:r>
      <w:r w:rsidR="000C1277">
        <w:t>2.3</w:t>
      </w:r>
      <w:r w:rsidR="00884F01">
        <w:fldChar w:fldCharType="end"/>
      </w:r>
      <w:r w:rsidR="00825420">
        <w:t xml:space="preserve"> will briefly explain M2M (Machine to Machine) because of its importance to sensor networks and therefore IoT. Subsection </w:t>
      </w:r>
      <w:r w:rsidR="00884F01">
        <w:fldChar w:fldCharType="begin"/>
      </w:r>
      <w:r w:rsidR="00825420">
        <w:instrText xml:space="preserve"> REF _Ref420572913 \n \h </w:instrText>
      </w:r>
      <w:r w:rsidR="00884F01">
        <w:fldChar w:fldCharType="separate"/>
      </w:r>
      <w:r w:rsidR="000C1277">
        <w:t>2.4</w:t>
      </w:r>
      <w:r w:rsidR="00884F01">
        <w:fldChar w:fldCharType="end"/>
      </w:r>
      <w:r w:rsidR="00825420">
        <w:t xml:space="preserve"> will present the concept of Big Data and its relevance to IoT. Subsection </w:t>
      </w:r>
      <w:r w:rsidR="00884F01">
        <w:fldChar w:fldCharType="begin"/>
      </w:r>
      <w:r w:rsidR="00825420">
        <w:instrText xml:space="preserve"> REF _Ref411957556 \n \h </w:instrText>
      </w:r>
      <w:r w:rsidR="00884F01">
        <w:fldChar w:fldCharType="separate"/>
      </w:r>
      <w:r w:rsidR="000C1277">
        <w:t>2.5</w:t>
      </w:r>
      <w:r w:rsidR="00884F01">
        <w:fldChar w:fldCharType="end"/>
      </w:r>
      <w:r w:rsidR="00825420">
        <w:t xml:space="preserve"> will present NoSQL (NoSQL) as a concept, present a list of </w:t>
      </w:r>
      <w:ins w:id="123" w:author="Diogo José Domingues Regateiro" w:date="2015-06-01T14:38:00Z">
        <w:r w:rsidR="00041F3A">
          <w:t xml:space="preserve">the </w:t>
        </w:r>
      </w:ins>
      <w:r w:rsidR="00825420">
        <w:t xml:space="preserve">currently most relevant NoSQL databases, covering each type, and present a performance and characteristics comparison overview with figures taken from other sources. </w:t>
      </w:r>
    </w:p>
    <w:p w14:paraId="1B8BBEB2" w14:textId="77777777" w:rsidR="00207B5F" w:rsidRPr="009839D4" w:rsidRDefault="00207B5F" w:rsidP="00207B5F">
      <w:pPr>
        <w:pStyle w:val="Heading2"/>
      </w:pPr>
      <w:bookmarkStart w:id="124" w:name="_Ref411957522"/>
      <w:bookmarkStart w:id="125" w:name="_Ref411957533"/>
      <w:bookmarkStart w:id="126" w:name="_Toc420893191"/>
      <w:r w:rsidRPr="009839D4">
        <w:t>Access Control</w:t>
      </w:r>
      <w:bookmarkEnd w:id="124"/>
      <w:bookmarkEnd w:id="125"/>
      <w:bookmarkEnd w:id="126"/>
    </w:p>
    <w:p w14:paraId="5B1F8289" w14:textId="74904031"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w:t>
      </w:r>
      <w:del w:id="127" w:author="Diogo José Domingues Regateiro" w:date="2015-06-01T14:55:00Z">
        <w:r w:rsidDel="00D06004">
          <w:delText xml:space="preserve">of </w:delText>
        </w:r>
      </w:del>
      <w:ins w:id="128" w:author="Diogo José Domingues Regateiro" w:date="2015-06-01T14:55:00Z">
        <w:r w:rsidR="00D06004">
          <w:t xml:space="preserve">for </w:t>
        </w:r>
      </w:ins>
      <w:r>
        <w:t>enforcing access control will be describe</w:t>
      </w:r>
      <w:ins w:id="129" w:author="Diogo José Domingues Regateiro" w:date="2015-06-01T14:55:00Z">
        <w:r w:rsidR="00D06004">
          <w:t>d</w:t>
        </w:r>
      </w:ins>
      <w:ins w:id="130" w:author="Diogo José Domingues Regateiro" w:date="2015-06-01T14:56:00Z">
        <w:r w:rsidR="00D06004">
          <w:t>.</w:t>
        </w:r>
      </w:ins>
      <w:del w:id="131" w:author="Diogo José Domingues Regateiro" w:date="2015-06-01T14:56:00Z">
        <w:r w:rsidDel="00D06004">
          <w:delText>,</w:delText>
        </w:r>
      </w:del>
      <w:r>
        <w:t xml:space="preserve"> </w:t>
      </w:r>
      <w:ins w:id="132" w:author="Diogo José Domingues Regateiro" w:date="2015-06-01T14:56:00Z">
        <w:r w:rsidR="00D06004">
          <w:t>A</w:t>
        </w:r>
      </w:ins>
      <w:del w:id="133" w:author="Diogo José Domingues Regateiro" w:date="2015-06-01T14:56:00Z">
        <w:r w:rsidDel="00D06004">
          <w:delText>a</w:delText>
        </w:r>
      </w:del>
      <w:r>
        <w:t xml:space="preserve">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w:t>
      </w:r>
      <w:ins w:id="134" w:author="Diogo José Domingues Regateiro" w:date="2015-06-01T14:56:00Z">
        <w:r w:rsidR="00D06004">
          <w:t>throughout</w:t>
        </w:r>
      </w:ins>
      <w:del w:id="135" w:author="Diogo José Domingues Regateiro" w:date="2015-06-01T14:56:00Z">
        <w:r w:rsidR="0015770D" w:rsidDel="00D06004">
          <w:delText>a lot in</w:delText>
        </w:r>
      </w:del>
      <w:r w:rsidR="0015770D">
        <w:t xml:space="preserve"> this work:</w:t>
      </w:r>
    </w:p>
    <w:p w14:paraId="62DFB3BC" w14:textId="77777777" w:rsidR="0015770D" w:rsidRDefault="0015770D" w:rsidP="00D63D0E">
      <w:pPr>
        <w:pStyle w:val="ListParagraph"/>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14:paraId="3AFF17B4" w14:textId="307539FF" w:rsidR="008A1691" w:rsidRDefault="00F968E5" w:rsidP="00D63D0E">
      <w:pPr>
        <w:pStyle w:val="ListParagraph"/>
        <w:numPr>
          <w:ilvl w:val="0"/>
          <w:numId w:val="28"/>
        </w:numPr>
        <w:ind w:left="709"/>
      </w:pPr>
      <w:r w:rsidRPr="00F968E5">
        <w:rPr>
          <w:b/>
        </w:rPr>
        <w:t>Resource/</w:t>
      </w:r>
      <w:r>
        <w:rPr>
          <w:b/>
        </w:rPr>
        <w:t>O</w:t>
      </w:r>
      <w:r w:rsidRPr="00F968E5">
        <w:rPr>
          <w:b/>
        </w:rPr>
        <w:t>bject</w:t>
      </w:r>
      <w:r w:rsidRPr="00F968E5">
        <w:t xml:space="preserve"> - the</w:t>
      </w:r>
      <w:r>
        <w:t xml:space="preserve">se two terms will </w:t>
      </w:r>
      <w:del w:id="136" w:author="Diogo José Domingues Regateiro" w:date="2015-06-01T15:00:00Z">
        <w:r w:rsidDel="00D06004">
          <w:delText xml:space="preserve">be </w:delText>
        </w:r>
      </w:del>
      <w:r>
        <w:t>both be used and they represent anything that access control is being enforced upon. This means that a resource can be data from a database, access to a</w:t>
      </w:r>
      <w:ins w:id="137" w:author="Diogo José Domingues Regateiro" w:date="2015-06-01T15:00:00Z">
        <w:r w:rsidR="00D06004">
          <w:t>n</w:t>
        </w:r>
      </w:ins>
      <w:r>
        <w:t xml:space="preserve"> application, service, access to sensors, actuators, facility (room, building), actions over resources</w:t>
      </w:r>
      <w:ins w:id="138" w:author="Diogo José Domingues Regateiro" w:date="2015-06-01T15:01:00Z">
        <w:r w:rsidR="00A21498">
          <w:t>,</w:t>
        </w:r>
      </w:ins>
      <w:r>
        <w:t xml:space="preserve"> etc. This wide definition is needed because of the wide variety of use-cases.</w:t>
      </w:r>
    </w:p>
    <w:p w14:paraId="673D1726" w14:textId="345DF5D9" w:rsidR="00C756AC" w:rsidRDefault="004447B8" w:rsidP="00207B5F">
      <w:r>
        <w:tab/>
        <w:t>Access control is a security technique that enforces security over resources by limiting access to them. The access is given only to authorised subjects</w:t>
      </w:r>
      <w:ins w:id="139" w:author="Diogo José Domingues Regateiro" w:date="2015-06-01T15:04:00Z">
        <w:r w:rsidR="00A21498">
          <w:t>,</w:t>
        </w:r>
      </w:ins>
      <w:r>
        <w:t xml:space="preserve"> which can be people or other systems, d</w:t>
      </w:r>
      <w:r w:rsidR="00E91A06">
        <w:t xml:space="preserve">epending on the implementation. </w:t>
      </w:r>
      <w:r w:rsidR="00343F8A">
        <w:t xml:space="preserve">A typical workflow with access control would consist of: </w:t>
      </w:r>
      <w:r w:rsidR="00343F8A">
        <w:lastRenderedPageBreak/>
        <w:t xml:space="preserve">receiving a request for a certain resource, evaluation of the request against one </w:t>
      </w:r>
      <w:del w:id="140" w:author="Diogo José Domingues Regateiro" w:date="2015-06-01T15:04:00Z">
        <w:r w:rsidR="00343F8A" w:rsidDel="00A21498">
          <w:delText xml:space="preserve">re </w:delText>
        </w:r>
      </w:del>
      <w:ins w:id="141" w:author="Diogo José Domingues Regateiro" w:date="2015-06-01T15:04:00Z">
        <w:r w:rsidR="00A21498">
          <w:t xml:space="preserve">or </w:t>
        </w:r>
      </w:ins>
      <w:r w:rsidR="00343F8A">
        <w:t xml:space="preserve">more policies and allowing or denying the request depending on the evaluation result. The systems </w:t>
      </w:r>
      <w:del w:id="142" w:author="Diogo José Domingues Regateiro" w:date="2015-06-01T15:05:00Z">
        <w:r w:rsidR="00343F8A" w:rsidDel="00A21498">
          <w:delText>has to</w:delText>
        </w:r>
      </w:del>
      <w:ins w:id="143" w:author="Diogo José Domingues Regateiro" w:date="2015-06-01T15:05:00Z">
        <w:r w:rsidR="00A21498">
          <w:t>must</w:t>
        </w:r>
      </w:ins>
      <w:r w:rsidR="00343F8A">
        <w:t xml:space="preserve"> have an architecture to facilitate enforcement of access control, a</w:t>
      </w:r>
      <w:ins w:id="144" w:author="Diogo José Domingues Regateiro" w:date="2015-06-01T15:05:00Z">
        <w:r w:rsidR="00A21498">
          <w:t>n</w:t>
        </w:r>
      </w:ins>
      <w:r w:rsidR="00343F8A">
        <w:t xml:space="preserve">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14:paraId="2DAE06F0" w14:textId="77777777" w:rsidR="00207B5F" w:rsidRPr="009839D4" w:rsidRDefault="00207B5F" w:rsidP="00207B5F">
      <w:pPr>
        <w:pStyle w:val="Heading3"/>
        <w:rPr>
          <w:lang w:val="en-GB"/>
        </w:rPr>
      </w:pPr>
      <w:bookmarkStart w:id="145" w:name="_Toc420893192"/>
      <w:r w:rsidRPr="009839D4">
        <w:rPr>
          <w:lang w:val="en-GB"/>
        </w:rPr>
        <w:t>Types of access control</w:t>
      </w:r>
      <w:bookmarkEnd w:id="145"/>
    </w:p>
    <w:p w14:paraId="084D01E1" w14:textId="722B0FA3" w:rsidR="00207B5F" w:rsidRDefault="00207B5F" w:rsidP="00207B5F">
      <w:r>
        <w:tab/>
        <w:t xml:space="preserve">In this section </w:t>
      </w:r>
      <w:del w:id="146" w:author="Diogo José Domingues Regateiro" w:date="2015-06-01T15:09:00Z">
        <w:r w:rsidDel="00A21498">
          <w:delText>a few</w:delText>
        </w:r>
      </w:del>
      <w:ins w:id="147" w:author="Diogo José Domingues Regateiro" w:date="2015-06-01T15:09:00Z">
        <w:r w:rsidR="00A21498">
          <w:t>some</w:t>
        </w:r>
      </w:ins>
      <w:r>
        <w:t xml:space="preserve">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14:paraId="0D4DBC4E" w14:textId="77777777" w:rsidR="00207B5F" w:rsidRDefault="00207B5F" w:rsidP="00207B5F">
      <w:pPr>
        <w:pStyle w:val="Subtitle"/>
      </w:pPr>
      <w:r>
        <w:t xml:space="preserve">DAC </w:t>
      </w:r>
      <w:r w:rsidR="00C756AC">
        <w:t xml:space="preserve">(Discretionary Access Control) </w:t>
      </w:r>
      <w:r>
        <w:t>and MAC</w:t>
      </w:r>
      <w:r w:rsidR="00C756AC">
        <w:t xml:space="preserve"> (Mandatory Access Control)</w:t>
      </w:r>
    </w:p>
    <w:p w14:paraId="7A3DAC36" w14:textId="2F68AA9B" w:rsidR="00CE551B" w:rsidRDefault="00207B5F" w:rsidP="00207B5F">
      <w:r>
        <w:tab/>
        <w:t>DAC (Discretionary Access C</w:t>
      </w:r>
      <w:r w:rsidRPr="0029165F">
        <w:t>ontrol</w:t>
      </w:r>
      <w:r>
        <w:t>) is a type of access control that enforces a</w:t>
      </w:r>
      <w:ins w:id="148" w:author="Diogo José Domingues Regateiro" w:date="2015-06-01T15:10:00Z">
        <w:r w:rsidR="000D352F">
          <w:t>n</w:t>
        </w:r>
      </w:ins>
      <w:r>
        <w:t xml:space="preserve"> evaluation criteria (or policy) that mainly restricts access to the resource owner or group and all control over that resource</w:t>
      </w:r>
      <w:ins w:id="149" w:author="Diogo José Domingues Regateiro" w:date="2015-06-01T15:13:00Z">
        <w:r w:rsidR="000D352F">
          <w:t>,</w:t>
        </w:r>
      </w:ins>
      <w:r>
        <w:t xml:space="preserve"> including </w:t>
      </w:r>
      <w:del w:id="150" w:author="Diogo José Domingues Regateiro" w:date="2015-06-01T15:13:00Z">
        <w:r w:rsidDel="000D352F">
          <w:delText xml:space="preserve">passing </w:delText>
        </w:r>
      </w:del>
      <w:ins w:id="151" w:author="Diogo José Domingues Regateiro" w:date="2015-06-01T15:13:00Z">
        <w:r w:rsidR="000D352F">
          <w:t xml:space="preserve">granting </w:t>
        </w:r>
      </w:ins>
      <w:r>
        <w:t>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firstRow="1" w:lastRow="0" w:firstColumn="1" w:lastColumn="0" w:noHBand="0" w:noVBand="1"/>
      </w:tblPr>
      <w:tblGrid>
        <w:gridCol w:w="582"/>
        <w:gridCol w:w="992"/>
        <w:gridCol w:w="2268"/>
        <w:gridCol w:w="284"/>
        <w:gridCol w:w="1134"/>
        <w:gridCol w:w="1275"/>
        <w:gridCol w:w="1276"/>
        <w:gridCol w:w="1278"/>
      </w:tblGrid>
      <w:tr w:rsidR="00CE551B" w:rsidRPr="00CE551B" w14:paraId="1C1A87A3" w14:textId="77777777"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2B049672"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6A0C4C95"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Owner</w:t>
            </w:r>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74E2E0AB"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Permission for others</w:t>
            </w:r>
          </w:p>
        </w:tc>
        <w:tc>
          <w:tcPr>
            <w:tcW w:w="284" w:type="dxa"/>
            <w:tcBorders>
              <w:top w:val="nil"/>
              <w:left w:val="single" w:sz="4" w:space="0" w:color="auto"/>
              <w:bottom w:val="nil"/>
              <w:right w:val="single" w:sz="4" w:space="0" w:color="auto"/>
            </w:tcBorders>
            <w:shd w:val="clear" w:color="auto" w:fill="auto"/>
            <w:noWrap/>
            <w:vAlign w:val="bottom"/>
            <w:hideMark/>
          </w:tcPr>
          <w:p w14:paraId="3ED1F995" w14:textId="77777777"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18608D8B" w14:textId="77777777" w:rsidR="00CE551B" w:rsidRPr="00CE551B" w:rsidRDefault="00F1122F" w:rsidP="00CE551B">
            <w:pPr>
              <w:spacing w:after="0" w:line="240" w:lineRule="auto"/>
              <w:jc w:val="left"/>
              <w:rPr>
                <w:rFonts w:ascii="Calibri" w:hAnsi="Calibri"/>
                <w:b/>
                <w:bCs/>
                <w:color w:val="FFFFFF"/>
                <w:szCs w:val="22"/>
                <w:lang w:val="hr-HR" w:eastAsia="hr-HR"/>
              </w:rPr>
            </w:pPr>
            <w:r>
              <w:rPr>
                <w:rFonts w:ascii="Calibri" w:hAnsi="Calibri"/>
                <w:b/>
                <w:bCs/>
                <w:color w:val="FFFFFF"/>
                <w:szCs w:val="22"/>
                <w:lang w:val="hr-HR" w:eastAsia="hr-HR"/>
              </w:rPr>
              <w:t>User\</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4B22BAC1"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0E634CDE"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12889075"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14:paraId="6D6E62A8" w14:textId="77777777"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355B"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5C64A"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E3BF"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284" w:type="dxa"/>
            <w:tcBorders>
              <w:top w:val="nil"/>
              <w:left w:val="single" w:sz="4" w:space="0" w:color="auto"/>
              <w:bottom w:val="nil"/>
              <w:right w:val="single" w:sz="4" w:space="0" w:color="auto"/>
            </w:tcBorders>
            <w:shd w:val="clear" w:color="auto" w:fill="auto"/>
            <w:noWrap/>
            <w:vAlign w:val="bottom"/>
            <w:hideMark/>
          </w:tcPr>
          <w:p w14:paraId="44C1C837" w14:textId="77777777"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592AB7CD"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A1ACC"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2F076"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F8502"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14:paraId="71D20CA6" w14:textId="77777777"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BCB6E"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8134E"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Barry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50BC"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284" w:type="dxa"/>
            <w:tcBorders>
              <w:top w:val="nil"/>
              <w:left w:val="single" w:sz="4" w:space="0" w:color="auto"/>
              <w:bottom w:val="nil"/>
              <w:right w:val="single" w:sz="4" w:space="0" w:color="auto"/>
            </w:tcBorders>
            <w:shd w:val="clear" w:color="auto" w:fill="auto"/>
            <w:noWrap/>
            <w:vAlign w:val="bottom"/>
            <w:hideMark/>
          </w:tcPr>
          <w:p w14:paraId="713AF504" w14:textId="77777777"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7DD6878C"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Barry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F1AF"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688BC"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87D0D"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14:paraId="375B1DA3" w14:textId="77777777"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3C2D99"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E12A2"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Charley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DB8B4"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14:paraId="7773A1EF" w14:textId="77777777"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14:paraId="2A185825" w14:textId="77777777"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Charley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A42E9"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925A"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C58E4" w14:textId="77777777"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r>
    </w:tbl>
    <w:p w14:paraId="3D8CC4E4" w14:textId="77777777" w:rsidR="00CE551B" w:rsidRDefault="00CE551B" w:rsidP="00BB3338">
      <w:pPr>
        <w:pStyle w:val="Caption"/>
        <w:spacing w:before="240"/>
      </w:pPr>
      <w:bookmarkStart w:id="152" w:name="_Ref420579721"/>
      <w:bookmarkStart w:id="153" w:name="_Toc420892391"/>
      <w:r>
        <w:t xml:space="preserve">Table </w:t>
      </w:r>
      <w:r w:rsidR="0019155B">
        <w:fldChar w:fldCharType="begin"/>
      </w:r>
      <w:r w:rsidR="0019155B">
        <w:instrText xml:space="preserve"> SEQ Table \* ARABIC </w:instrText>
      </w:r>
      <w:r w:rsidR="0019155B">
        <w:fldChar w:fldCharType="separate"/>
      </w:r>
      <w:r w:rsidR="000C1277">
        <w:rPr>
          <w:noProof/>
        </w:rPr>
        <w:t>1</w:t>
      </w:r>
      <w:r w:rsidR="0019155B">
        <w:rPr>
          <w:noProof/>
        </w:rPr>
        <w:fldChar w:fldCharType="end"/>
      </w:r>
      <w:bookmarkEnd w:id="152"/>
      <w:r w:rsidR="00BB3338">
        <w:t xml:space="preserve">. </w:t>
      </w:r>
      <w:r w:rsidR="00F40C46">
        <w:t>DAC example</w:t>
      </w:r>
      <w:r w:rsidR="00BB3338">
        <w:t>: f</w:t>
      </w:r>
      <w:r>
        <w:t>ile ownership relation table with permissions (left), resulting matrix with allowed actions for every user(right)</w:t>
      </w:r>
      <w:bookmarkEnd w:id="153"/>
    </w:p>
    <w:p w14:paraId="5C6A2E07" w14:textId="77777777" w:rsidR="00F1122F" w:rsidRDefault="00207B5F" w:rsidP="00F1122F">
      <w:r>
        <w:tab/>
      </w:r>
      <w:commentRangeStart w:id="154"/>
      <w:r w:rsidR="008E5551">
        <w:t xml:space="preserve">In </w:t>
      </w:r>
      <w:r w:rsidR="00884F01">
        <w:fldChar w:fldCharType="begin"/>
      </w:r>
      <w:r w:rsidR="008E5551">
        <w:instrText xml:space="preserve"> REF _Ref420579721 \h </w:instrText>
      </w:r>
      <w:r w:rsidR="00884F01">
        <w:fldChar w:fldCharType="separate"/>
      </w:r>
      <w:r w:rsidR="000C1277">
        <w:t xml:space="preserve">Table </w:t>
      </w:r>
      <w:r w:rsidR="000C1277">
        <w:rPr>
          <w:noProof/>
        </w:rPr>
        <w:t>1</w:t>
      </w:r>
      <w:r w:rsidR="00884F01">
        <w:fldChar w:fldCharType="end"/>
      </w:r>
      <w:r w:rsidR="008E5551">
        <w:t xml:space="preserve"> and example </w:t>
      </w:r>
      <w:r w:rsidR="006A5942">
        <w:t>tables which could be used for managing access and actions over files.</w:t>
      </w:r>
      <w:commentRangeEnd w:id="154"/>
      <w:r w:rsidR="00124140">
        <w:rPr>
          <w:rStyle w:val="CommentReference"/>
        </w:rPr>
        <w:commentReference w:id="154"/>
      </w:r>
      <w:r w:rsidR="006A5942">
        <w:t xml:space="preserve">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14:paraId="70749C28" w14:textId="2F8127B4" w:rsidR="00F1122F" w:rsidRDefault="00F1122F" w:rsidP="00F1122F">
      <w:r>
        <w:tab/>
        <w:t>MAC on the other hand is a type of access control where an external entity</w:t>
      </w:r>
      <w:ins w:id="155" w:author="Diogo José Domingues Regateiro" w:date="2015-06-01T15:32:00Z">
        <w:r w:rsidR="00124140">
          <w:t>,</w:t>
        </w:r>
      </w:ins>
      <w:r>
        <w:t xml:space="preserve"> </w:t>
      </w:r>
      <w:del w:id="156" w:author="Diogo José Domingues Regateiro" w:date="2015-06-01T15:32:00Z">
        <w:r w:rsidDel="00124140">
          <w:delText xml:space="preserve">like </w:delText>
        </w:r>
      </w:del>
      <w:ins w:id="157" w:author="Diogo José Domingues Regateiro" w:date="2015-06-01T15:32:00Z">
        <w:r w:rsidR="00124140">
          <w:t xml:space="preserve">e.g. </w:t>
        </w:r>
      </w:ins>
      <w:r>
        <w:t>an administrator</w:t>
      </w:r>
      <w:ins w:id="158" w:author="Diogo José Domingues Regateiro" w:date="2015-06-01T15:32:00Z">
        <w:r w:rsidR="00124140">
          <w:t>,</w:t>
        </w:r>
      </w:ins>
      <w:r>
        <w:t xml:space="preserve"> decides on giving or denying access to resources. This means that individual subjects </w:t>
      </w:r>
      <w:r>
        <w:lastRenderedPageBreak/>
        <w:t xml:space="preserve">cannot change the policies and grant access rights to itself or other subjects </w:t>
      </w:r>
      <w:sdt>
        <w:sdtPr>
          <w:id w:val="92883700"/>
          <w:citation/>
        </w:sdtPr>
        <w:sdtEndPr/>
        <w:sdtContent>
          <w:r w:rsidR="00884F01">
            <w:fldChar w:fldCharType="begin"/>
          </w:r>
          <w:r>
            <w:rPr>
              <w:lang w:val="hr-HR"/>
            </w:rPr>
            <w:instrText xml:space="preserve"> CITATION Xin121 \l 1050 </w:instrText>
          </w:r>
          <w:r w:rsidR="00884F01">
            <w:fldChar w:fldCharType="separate"/>
          </w:r>
          <w:r w:rsidR="00D308C6" w:rsidRPr="00D308C6">
            <w:rPr>
              <w:noProof/>
              <w:lang w:val="hr-HR"/>
            </w:rPr>
            <w:t>[4]</w:t>
          </w:r>
          <w:r w:rsidR="00884F01">
            <w:fldChar w:fldCharType="end"/>
          </w:r>
        </w:sdtContent>
      </w:sdt>
      <w:sdt>
        <w:sdtPr>
          <w:id w:val="92883701"/>
          <w:citation/>
        </w:sdtPr>
        <w:sdtEndPr/>
        <w:sdtContent>
          <w:r w:rsidR="00884F01">
            <w:fldChar w:fldCharType="begin"/>
          </w:r>
          <w:r>
            <w:rPr>
              <w:lang w:val="hr-HR"/>
            </w:rPr>
            <w:instrText xml:space="preserve"> CITATION Syl97 \l 1050 </w:instrText>
          </w:r>
          <w:r w:rsidR="00884F01">
            <w:fldChar w:fldCharType="separate"/>
          </w:r>
          <w:r w:rsidR="00D308C6">
            <w:rPr>
              <w:noProof/>
              <w:lang w:val="hr-HR"/>
            </w:rPr>
            <w:t xml:space="preserve"> </w:t>
          </w:r>
          <w:r w:rsidR="00D308C6" w:rsidRPr="00D308C6">
            <w:rPr>
              <w:noProof/>
              <w:lang w:val="hr-HR"/>
            </w:rPr>
            <w:t>[5]</w:t>
          </w:r>
          <w:r w:rsidR="00884F01">
            <w:fldChar w:fldCharType="end"/>
          </w:r>
        </w:sdtContent>
      </w:sdt>
      <w:r>
        <w:t xml:space="preserve">.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w:t>
      </w:r>
      <w:del w:id="159" w:author="Diogo José Domingues Regateiro" w:date="2015-06-01T15:37:00Z">
        <w:r w:rsidDel="002F5B70">
          <w:delText xml:space="preserve">Than </w:delText>
        </w:r>
      </w:del>
      <w:ins w:id="160" w:author="Diogo José Domingues Regateiro" w:date="2015-06-01T15:37:00Z">
        <w:r w:rsidR="002F5B70">
          <w:t xml:space="preserve">Furthermore, </w:t>
        </w:r>
      </w:ins>
      <w:r>
        <w:t>the subjects would have credentials that would reflect the type of actions they can execute. These credentials are therefore permissions</w:t>
      </w:r>
      <w:ins w:id="161" w:author="Diogo José Domingues Regateiro" w:date="2015-06-01T15:37:00Z">
        <w:r w:rsidR="002F5B70">
          <w:t>,</w:t>
        </w:r>
      </w:ins>
      <w:r>
        <w:t xml:space="preserve"> and the administrator can modify these along with changing the category an object/resource is assigned to.</w:t>
      </w:r>
    </w:p>
    <w:tbl>
      <w:tblPr>
        <w:tblW w:w="7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60"/>
        <w:gridCol w:w="1420"/>
        <w:gridCol w:w="1360"/>
        <w:gridCol w:w="1464"/>
      </w:tblGrid>
      <w:tr w:rsidR="00F1122F" w:rsidRPr="00F1122F" w14:paraId="529284B8" w14:textId="77777777" w:rsidTr="003E2DDC">
        <w:trPr>
          <w:trHeight w:val="300"/>
          <w:jc w:val="center"/>
        </w:trPr>
        <w:tc>
          <w:tcPr>
            <w:tcW w:w="1640" w:type="dxa"/>
            <w:shd w:val="clear" w:color="4F81BD" w:fill="4F81BD"/>
            <w:noWrap/>
            <w:vAlign w:val="bottom"/>
            <w:hideMark/>
          </w:tcPr>
          <w:p w14:paraId="44978DA9"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Object\Subject</w:t>
            </w:r>
          </w:p>
        </w:tc>
        <w:tc>
          <w:tcPr>
            <w:tcW w:w="1360" w:type="dxa"/>
            <w:shd w:val="clear" w:color="000000" w:fill="8DB4E3"/>
            <w:noWrap/>
            <w:vAlign w:val="bottom"/>
            <w:hideMark/>
          </w:tcPr>
          <w:p w14:paraId="0522723A"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14:paraId="1584C8C8"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14:paraId="22174C7E"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14:paraId="72DE3B36"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14:paraId="6D315B18" w14:textId="77777777" w:rsidTr="003E2DDC">
        <w:trPr>
          <w:trHeight w:val="300"/>
          <w:jc w:val="center"/>
        </w:trPr>
        <w:tc>
          <w:tcPr>
            <w:tcW w:w="1640" w:type="dxa"/>
            <w:shd w:val="clear" w:color="000000" w:fill="8DB4E3"/>
            <w:noWrap/>
            <w:vAlign w:val="bottom"/>
            <w:hideMark/>
          </w:tcPr>
          <w:p w14:paraId="59FA7BA8"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14:paraId="7966BCB0"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20" w:type="dxa"/>
            <w:shd w:val="clear" w:color="auto" w:fill="auto"/>
            <w:noWrap/>
            <w:vAlign w:val="bottom"/>
            <w:hideMark/>
          </w:tcPr>
          <w:p w14:paraId="756191E9"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14:paraId="3B27A017"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14:paraId="7A35635A"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14:paraId="41A971BB" w14:textId="77777777" w:rsidTr="003E2DDC">
        <w:trPr>
          <w:trHeight w:val="300"/>
          <w:jc w:val="center"/>
        </w:trPr>
        <w:tc>
          <w:tcPr>
            <w:tcW w:w="1640" w:type="dxa"/>
            <w:shd w:val="clear" w:color="000000" w:fill="8DB4E3"/>
            <w:noWrap/>
            <w:vAlign w:val="bottom"/>
            <w:hideMark/>
          </w:tcPr>
          <w:p w14:paraId="19809B09"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14:paraId="75C870B9"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20" w:type="dxa"/>
            <w:shd w:val="clear" w:color="auto" w:fill="auto"/>
            <w:noWrap/>
            <w:vAlign w:val="bottom"/>
            <w:hideMark/>
          </w:tcPr>
          <w:p w14:paraId="25995BD9"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14:paraId="07656A61"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14:paraId="58AEB6D8"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14:paraId="6FEFEA72" w14:textId="77777777" w:rsidTr="003E2DDC">
        <w:trPr>
          <w:trHeight w:val="300"/>
          <w:jc w:val="center"/>
        </w:trPr>
        <w:tc>
          <w:tcPr>
            <w:tcW w:w="1640" w:type="dxa"/>
            <w:shd w:val="clear" w:color="000000" w:fill="8DB4E3"/>
            <w:noWrap/>
            <w:vAlign w:val="bottom"/>
            <w:hideMark/>
          </w:tcPr>
          <w:p w14:paraId="1C7CF70A"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14:paraId="011E07E3"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420" w:type="dxa"/>
            <w:shd w:val="clear" w:color="auto" w:fill="auto"/>
            <w:noWrap/>
            <w:vAlign w:val="bottom"/>
            <w:hideMark/>
          </w:tcPr>
          <w:p w14:paraId="78214D5A"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14:paraId="30A17740"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14:paraId="3D689383"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14:paraId="4765E908" w14:textId="77777777" w:rsidTr="003E2DDC">
        <w:trPr>
          <w:trHeight w:val="300"/>
          <w:jc w:val="center"/>
        </w:trPr>
        <w:tc>
          <w:tcPr>
            <w:tcW w:w="1640" w:type="dxa"/>
            <w:shd w:val="clear" w:color="000000" w:fill="8DB4E3"/>
            <w:noWrap/>
            <w:vAlign w:val="bottom"/>
            <w:hideMark/>
          </w:tcPr>
          <w:p w14:paraId="6201F9CB" w14:textId="77777777"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14:paraId="00D8CD9F"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Deny</w:t>
            </w:r>
          </w:p>
        </w:tc>
        <w:tc>
          <w:tcPr>
            <w:tcW w:w="1420" w:type="dxa"/>
            <w:shd w:val="clear" w:color="auto" w:fill="auto"/>
            <w:noWrap/>
            <w:vAlign w:val="bottom"/>
            <w:hideMark/>
          </w:tcPr>
          <w:p w14:paraId="1854FD51"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14:paraId="0F86DAE1"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14:paraId="4387AF89" w14:textId="77777777"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bl>
    <w:p w14:paraId="2BA9BA5D" w14:textId="77777777" w:rsidR="00BB3338" w:rsidRPr="006A5942" w:rsidRDefault="00F1122F" w:rsidP="00F1122F">
      <w:pPr>
        <w:pStyle w:val="Caption"/>
        <w:spacing w:before="240"/>
      </w:pPr>
      <w:bookmarkStart w:id="162" w:name="_Ref420592670"/>
      <w:bookmarkStart w:id="163" w:name="_Toc420892392"/>
      <w:r>
        <w:t xml:space="preserve">Table </w:t>
      </w:r>
      <w:r w:rsidR="0019155B">
        <w:fldChar w:fldCharType="begin"/>
      </w:r>
      <w:r w:rsidR="0019155B">
        <w:instrText xml:space="preserve"> SEQ Table \* ARABIC </w:instrText>
      </w:r>
      <w:r w:rsidR="0019155B">
        <w:fldChar w:fldCharType="separate"/>
      </w:r>
      <w:r w:rsidR="000C1277">
        <w:rPr>
          <w:noProof/>
        </w:rPr>
        <w:t>2</w:t>
      </w:r>
      <w:r w:rsidR="0019155B">
        <w:rPr>
          <w:noProof/>
        </w:rPr>
        <w:fldChar w:fldCharType="end"/>
      </w:r>
      <w:bookmarkEnd w:id="162"/>
      <w:r>
        <w:t>. Example of MAC permission matrix</w:t>
      </w:r>
      <w:r w:rsidR="001C411C">
        <w:t xml:space="preserve"> for READ/WRITE operations</w:t>
      </w:r>
      <w:bookmarkEnd w:id="163"/>
    </w:p>
    <w:p w14:paraId="295F4F30" w14:textId="77777777" w:rsidR="00207B5F" w:rsidRPr="00F1122F" w:rsidRDefault="00F1122F" w:rsidP="00207B5F">
      <w:r>
        <w:tab/>
        <w:t xml:space="preserve">In </w:t>
      </w:r>
      <w:r w:rsidR="00884F01">
        <w:fldChar w:fldCharType="begin"/>
      </w:r>
      <w:r>
        <w:instrText xml:space="preserve"> REF _Ref420592670 \h </w:instrText>
      </w:r>
      <w:r w:rsidR="00884F01">
        <w:fldChar w:fldCharType="separate"/>
      </w:r>
      <w:r w:rsidR="000C1277">
        <w:t xml:space="preserve">Table </w:t>
      </w:r>
      <w:r w:rsidR="000C1277">
        <w:rPr>
          <w:noProof/>
        </w:rPr>
        <w:t>2</w:t>
      </w:r>
      <w:r w:rsidR="00884F0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14:paraId="486DB044" w14:textId="77777777" w:rsidR="00207B5F" w:rsidRPr="009839D4" w:rsidRDefault="00207B5F" w:rsidP="00207B5F">
      <w:pPr>
        <w:pStyle w:val="Subtitle"/>
      </w:pPr>
      <w:r w:rsidRPr="009839D4">
        <w:t>IBAC</w:t>
      </w:r>
      <w:r w:rsidR="00C756AC">
        <w:t xml:space="preserve"> (Identity Based Access Control)</w:t>
      </w:r>
    </w:p>
    <w:p w14:paraId="330FF3A6" w14:textId="71854B35" w:rsidR="00207B5F" w:rsidRDefault="00207B5F" w:rsidP="00AE3008">
      <w:r>
        <w:tab/>
        <w:t>IBAC (Identity Based Access Control) is based on giving access to a resource depending on a user</w:t>
      </w:r>
      <w:ins w:id="164" w:author="Diogo José Domingues Regateiro" w:date="2015-06-01T15:46:00Z">
        <w:r w:rsidR="005D45F2">
          <w:t>’</w:t>
        </w:r>
      </w:ins>
      <w:r>
        <w:t>s identity.</w:t>
      </w:r>
      <w:r w:rsidR="000A7BB4">
        <w:t xml:space="preserve"> An example of an IBAC implementation would be having a list </w:t>
      </w:r>
      <w:del w:id="165" w:author="Diogo José Domingues Regateiro" w:date="2015-06-01T15:49:00Z">
        <w:r w:rsidR="000A7BB4" w:rsidDel="005D45F2">
          <w:delText xml:space="preserve">of </w:delText>
        </w:r>
      </w:del>
      <w:r w:rsidR="006D214B">
        <w:t>with</w:t>
      </w:r>
      <w:ins w:id="166" w:author="Diogo José Domingues Regateiro" w:date="2015-06-01T15:49:00Z">
        <w:r w:rsidR="005D45F2">
          <w:t xml:space="preserve"> the</w:t>
        </w:r>
      </w:ins>
      <w:r w:rsidR="006D214B">
        <w:t xml:space="preserve"> authorised users and denying access to every</w:t>
      </w:r>
      <w:ins w:id="167" w:author="Diogo José Domingues Regateiro" w:date="2015-06-01T15:49:00Z">
        <w:r w:rsidR="005D45F2">
          <w:t xml:space="preserve"> user that is</w:t>
        </w:r>
      </w:ins>
      <w:r w:rsidR="006D214B">
        <w:t xml:space="preserve">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commentRangeStart w:id="168"/>
      <w:r w:rsidR="00AE3008">
        <w:t>mentioned before</w:t>
      </w:r>
      <w:commentRangeEnd w:id="168"/>
      <w:r w:rsidR="00F50AF2">
        <w:rPr>
          <w:rStyle w:val="CommentReference"/>
        </w:rPr>
        <w:commentReference w:id="168"/>
      </w:r>
      <w:r w:rsidR="00AE3008">
        <w:t>,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EndPr/>
        <w:sdtContent>
          <w:r w:rsidR="00884F01">
            <w:fldChar w:fldCharType="begin"/>
          </w:r>
          <w:r w:rsidR="00425EFC">
            <w:rPr>
              <w:lang w:val="hr-HR"/>
            </w:rPr>
            <w:instrText xml:space="preserve"> CITATION Rui09 \l 1050 </w:instrText>
          </w:r>
          <w:r w:rsidR="00884F01">
            <w:fldChar w:fldCharType="separate"/>
          </w:r>
          <w:r w:rsidR="00D308C6" w:rsidRPr="00D308C6">
            <w:rPr>
              <w:noProof/>
              <w:lang w:val="hr-HR"/>
            </w:rPr>
            <w:t>[6]</w:t>
          </w:r>
          <w:r w:rsidR="00884F01">
            <w:fldChar w:fldCharType="end"/>
          </w:r>
        </w:sdtContent>
      </w:sdt>
      <w:r w:rsidR="00AE3008">
        <w:t xml:space="preserve">  </w:t>
      </w:r>
    </w:p>
    <w:p w14:paraId="06030412" w14:textId="77777777" w:rsidR="0059642B" w:rsidRPr="009839D4" w:rsidRDefault="0059642B" w:rsidP="00AE3008"/>
    <w:p w14:paraId="3CBFD512" w14:textId="77777777" w:rsidR="00207B5F" w:rsidRPr="009839D4" w:rsidRDefault="00207B5F" w:rsidP="00207B5F">
      <w:pPr>
        <w:pStyle w:val="Subtitle"/>
      </w:pPr>
      <w:r w:rsidRPr="009839D4">
        <w:lastRenderedPageBreak/>
        <w:t>RBAC</w:t>
      </w:r>
      <w:r w:rsidR="00C756AC">
        <w:t xml:space="preserve"> (Role Based Access Control)</w:t>
      </w:r>
    </w:p>
    <w:p w14:paraId="265DE5AA" w14:textId="1D83890F" w:rsidR="0022219C" w:rsidRPr="0071414A" w:rsidRDefault="00207B5F" w:rsidP="00207B5F">
      <w:r>
        <w:tab/>
        <w:t>RBAC (Role Based Access Control) is an access control system where users are assigned to groups or roles</w:t>
      </w:r>
      <w:ins w:id="169" w:author="Diogo José Domingues Regateiro" w:date="2015-06-01T15:55:00Z">
        <w:r w:rsidR="00D62B17">
          <w:t>,</w:t>
        </w:r>
      </w:ins>
      <w:r>
        <w:t xml:space="preserve"> </w:t>
      </w:r>
      <w:commentRangeStart w:id="170"/>
      <w:r>
        <w:t>which have access to resources</w:t>
      </w:r>
      <w:commentRangeEnd w:id="170"/>
      <w:r w:rsidR="00D62B17">
        <w:rPr>
          <w:rStyle w:val="CommentReference"/>
        </w:rPr>
        <w:commentReference w:id="170"/>
      </w:r>
      <w:r>
        <w:t xml:space="preserve">. An administration entity has power over changing access policies </w:t>
      </w:r>
      <w:del w:id="171" w:author="Diogo José Domingues Regateiro" w:date="2015-06-01T15:58:00Z">
        <w:r w:rsidDel="00D62B17">
          <w:delText xml:space="preserve">for </w:delText>
        </w:r>
      </w:del>
      <w:ins w:id="172" w:author="Diogo José Domingues Regateiro" w:date="2015-06-01T15:58:00Z">
        <w:r w:rsidR="00D62B17">
          <w:t xml:space="preserve">on </w:t>
        </w:r>
      </w:ins>
      <w:r>
        <w:t xml:space="preserve">resources. This solution is one of the most popular because of the simplicity of </w:t>
      </w:r>
      <w:ins w:id="173" w:author="Diogo José Domingues Regateiro" w:date="2015-06-01T15:58:00Z">
        <w:r w:rsidR="00D62B17">
          <w:t xml:space="preserve">the </w:t>
        </w:r>
      </w:ins>
      <w:r>
        <w:t xml:space="preserve">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Look w:val="04A0" w:firstRow="1" w:lastRow="0" w:firstColumn="1" w:lastColumn="0" w:noHBand="0" w:noVBand="1"/>
      </w:tblPr>
      <w:tblGrid>
        <w:gridCol w:w="874"/>
        <w:gridCol w:w="1040"/>
        <w:gridCol w:w="236"/>
        <w:gridCol w:w="1060"/>
        <w:gridCol w:w="1380"/>
      </w:tblGrid>
      <w:tr w:rsidR="0022219C" w:rsidRPr="0071414A" w14:paraId="4AC8C11B" w14:textId="77777777"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7B40613A" w14:textId="77777777"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UsedID</w:t>
            </w:r>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6FDEF04B" w14:textId="77777777"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14:paraId="56B561C2" w14:textId="77777777"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07743AB4" w14:textId="77777777"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14:paraId="10FCBC19" w14:textId="77777777"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14:paraId="614E5976" w14:textId="77777777"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013A"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CCE6F"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14:paraId="54F85349"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004FD"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C4635"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14:paraId="7FBCA138" w14:textId="77777777"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AE79A"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3A95B"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14:paraId="0724DA8F"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152E7"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62F2C"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14:paraId="045D4502" w14:textId="77777777"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1D377"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A21EB"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14:paraId="39141C3A"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9E1B"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6520"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14:paraId="292145E1" w14:textId="77777777"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D230A"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EAC9"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14:paraId="2F2CE4AE"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14:paraId="684DC1DF" w14:textId="77777777"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14:paraId="0A137FFA" w14:textId="77777777" w:rsidR="0071414A" w:rsidRPr="0022219C" w:rsidRDefault="0071414A" w:rsidP="0022219C">
            <w:pPr>
              <w:spacing w:after="0" w:line="240" w:lineRule="auto"/>
              <w:jc w:val="left"/>
              <w:rPr>
                <w:rFonts w:ascii="Calibri" w:hAnsi="Calibri"/>
                <w:color w:val="000000"/>
                <w:szCs w:val="22"/>
                <w:lang w:eastAsia="hr-HR"/>
              </w:rPr>
            </w:pPr>
          </w:p>
        </w:tc>
      </w:tr>
      <w:tr w:rsidR="0071414A" w:rsidRPr="0022219C" w14:paraId="64EFA5DB" w14:textId="77777777"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29B15"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4665F"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14:paraId="27581A2A"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14:paraId="79F073F4" w14:textId="77777777"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14:paraId="189D4869" w14:textId="77777777" w:rsidR="0071414A" w:rsidRPr="0022219C" w:rsidRDefault="0071414A" w:rsidP="0022219C">
            <w:pPr>
              <w:spacing w:after="0" w:line="240" w:lineRule="auto"/>
              <w:jc w:val="left"/>
              <w:rPr>
                <w:rFonts w:ascii="Calibri" w:hAnsi="Calibri"/>
                <w:color w:val="000000"/>
                <w:szCs w:val="22"/>
                <w:lang w:eastAsia="hr-HR"/>
              </w:rPr>
            </w:pPr>
          </w:p>
        </w:tc>
      </w:tr>
      <w:tr w:rsidR="0071414A" w:rsidRPr="0022219C" w14:paraId="056BA420" w14:textId="77777777"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AA7DC" w14:textId="77777777"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692F1" w14:textId="77777777"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14:paraId="5BFFF03B" w14:textId="77777777"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14:paraId="04AFE89F" w14:textId="77777777"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14:paraId="6B7BBF6D" w14:textId="77777777" w:rsidR="0071414A" w:rsidRPr="0022219C" w:rsidRDefault="0071414A" w:rsidP="0022219C">
            <w:pPr>
              <w:spacing w:after="0" w:line="240" w:lineRule="auto"/>
              <w:jc w:val="left"/>
              <w:rPr>
                <w:rFonts w:ascii="Calibri" w:hAnsi="Calibri"/>
                <w:color w:val="000000"/>
                <w:szCs w:val="22"/>
                <w:lang w:eastAsia="hr-HR"/>
              </w:rPr>
            </w:pPr>
          </w:p>
        </w:tc>
      </w:tr>
    </w:tbl>
    <w:p w14:paraId="0D8405EB" w14:textId="77777777" w:rsidR="0022219C" w:rsidRPr="0071414A" w:rsidRDefault="0022219C" w:rsidP="0071414A">
      <w:pPr>
        <w:pStyle w:val="Caption"/>
        <w:spacing w:before="240"/>
      </w:pPr>
      <w:bookmarkStart w:id="174" w:name="_Ref420613471"/>
      <w:bookmarkStart w:id="175" w:name="_Toc420892393"/>
      <w:r w:rsidRPr="0071414A">
        <w:t xml:space="preserve">Table </w:t>
      </w:r>
      <w:r w:rsidR="0019155B">
        <w:fldChar w:fldCharType="begin"/>
      </w:r>
      <w:r w:rsidR="0019155B">
        <w:instrText xml:space="preserve"> SEQ Table \* ARABIC </w:instrText>
      </w:r>
      <w:r w:rsidR="0019155B">
        <w:fldChar w:fldCharType="separate"/>
      </w:r>
      <w:r w:rsidR="000C1277">
        <w:rPr>
          <w:noProof/>
        </w:rPr>
        <w:t>3</w:t>
      </w:r>
      <w:r w:rsidR="0019155B">
        <w:rPr>
          <w:noProof/>
        </w:rPr>
        <w:fldChar w:fldCharType="end"/>
      </w:r>
      <w:bookmarkEnd w:id="174"/>
      <w:r w:rsidRPr="0071414A">
        <w:t>. RBAC example</w:t>
      </w:r>
      <w:r w:rsidR="0071414A">
        <w:t>: table containing users and their assigned roles (left), table containing list of permitted actions for each role</w:t>
      </w:r>
      <w:bookmarkEnd w:id="175"/>
    </w:p>
    <w:p w14:paraId="1CE3B4E2" w14:textId="1A9D631E" w:rsidR="0022219C" w:rsidRPr="0071414A" w:rsidRDefault="0071414A" w:rsidP="00207B5F">
      <w:r>
        <w:tab/>
      </w:r>
      <w:r w:rsidR="00884F01">
        <w:fldChar w:fldCharType="begin"/>
      </w:r>
      <w:r>
        <w:instrText xml:space="preserve"> REF _Ref420613471 \h </w:instrText>
      </w:r>
      <w:r w:rsidR="00884F01">
        <w:fldChar w:fldCharType="separate"/>
      </w:r>
      <w:ins w:id="176" w:author="Diogo José Domingues Regateiro" w:date="2015-06-03T17:32:00Z">
        <w:r w:rsidR="000C1277" w:rsidRPr="0071414A">
          <w:t xml:space="preserve">Table </w:t>
        </w:r>
        <w:r w:rsidR="000C1277">
          <w:rPr>
            <w:noProof/>
          </w:rPr>
          <w:t>3</w:t>
        </w:r>
      </w:ins>
      <w:del w:id="177" w:author="Diogo José Domingues Regateiro" w:date="2015-06-03T17:32:00Z">
        <w:r w:rsidR="00A74AFE" w:rsidRPr="0071414A" w:rsidDel="000C1277">
          <w:delText xml:space="preserve">Table </w:delText>
        </w:r>
        <w:r w:rsidR="00A74AFE" w:rsidDel="000C1277">
          <w:rPr>
            <w:noProof/>
          </w:rPr>
          <w:delText>3</w:delText>
        </w:r>
      </w:del>
      <w:r w:rsidR="00884F01">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w:t>
      </w:r>
      <w:ins w:id="178" w:author="Diogo José Domingues Regateiro" w:date="2015-06-01T16:04:00Z">
        <w:r w:rsidR="00D62B17">
          <w:t>,</w:t>
        </w:r>
      </w:ins>
      <w:r>
        <w:t xml:space="preserve">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w:t>
      </w:r>
      <w:ins w:id="179" w:author="Diogo José Domingues Regateiro" w:date="2015-06-01T16:04:00Z">
        <w:r w:rsidR="00DE013F">
          <w:t xml:space="preserve">may be </w:t>
        </w:r>
      </w:ins>
      <w:del w:id="180" w:author="Diogo José Domingues Regateiro" w:date="2015-06-01T16:04:00Z">
        <w:r w:rsidR="007654BD" w:rsidDel="00DE013F">
          <w:delText xml:space="preserve">is maybe </w:delText>
        </w:r>
      </w:del>
      <w:r w:rsidR="007654BD">
        <w:t>presented to the user</w:t>
      </w:r>
      <w:ins w:id="181" w:author="Diogo José Domingues Regateiro" w:date="2015-06-01T16:04:00Z">
        <w:r w:rsidR="00DE013F">
          <w:t>,</w:t>
        </w:r>
      </w:ins>
      <w:r w:rsidR="007654BD">
        <w:t xml:space="preserve"> </w:t>
      </w:r>
      <w:del w:id="182" w:author="Diogo José Domingues Regateiro" w:date="2015-06-01T16:04:00Z">
        <w:r w:rsidR="007654BD" w:rsidDel="00DE013F">
          <w:delText xml:space="preserve">like </w:delText>
        </w:r>
      </w:del>
      <w:ins w:id="183" w:author="Diogo José Domingues Regateiro" w:date="2015-06-01T16:04:00Z">
        <w:r w:rsidR="00DE013F">
          <w:t xml:space="preserve">e.g. </w:t>
        </w:r>
      </w:ins>
      <w:r w:rsidR="007654BD">
        <w:t>"delete trash" or "delete image"</w:t>
      </w:r>
      <w:ins w:id="184" w:author="Diogo José Domingues Regateiro" w:date="2015-06-01T16:05:00Z">
        <w:r w:rsidR="00DE013F">
          <w:t>,</w:t>
        </w:r>
      </w:ins>
      <w:r w:rsidR="007654BD">
        <w:t xml:space="preserve"> has to either be authorised by the admin or </w:t>
      </w:r>
      <w:del w:id="185" w:author="Diogo José Domingues Regateiro" w:date="2015-06-01T16:05:00Z">
        <w:r w:rsidR="007654BD" w:rsidDel="00DE013F">
          <w:delText xml:space="preserve">is </w:delText>
        </w:r>
      </w:del>
      <w:ins w:id="186" w:author="Diogo José Domingues Regateiro" w:date="2015-06-01T16:05:00Z">
        <w:r w:rsidR="00DE013F">
          <w:t xml:space="preserve">it </w:t>
        </w:r>
      </w:ins>
      <w:r w:rsidR="007654BD">
        <w:t>just becomes hidden, but</w:t>
      </w:r>
      <w:ins w:id="187" w:author="Diogo José Domingues Regateiro" w:date="2015-06-01T16:06:00Z">
        <w:r w:rsidR="00DE013F">
          <w:t xml:space="preserve"> the content is never</w:t>
        </w:r>
      </w:ins>
      <w:del w:id="188" w:author="Diogo José Domingues Regateiro" w:date="2015-06-01T16:06:00Z">
        <w:r w:rsidR="007654BD" w:rsidDel="00DE013F">
          <w:delText xml:space="preserve"> not</w:delText>
        </w:r>
      </w:del>
      <w:r w:rsidR="007654BD">
        <w:t xml:space="preserve">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w:t>
      </w:r>
      <w:r w:rsidR="000A34C8">
        <w:lastRenderedPageBreak/>
        <w:t xml:space="preserve">on the left shows a simple list of 6 registered users, of which one is the administrator. </w:t>
      </w:r>
      <w:r w:rsidR="00A21ADB">
        <w:t>Visitors are not registered user</w:t>
      </w:r>
      <w:ins w:id="189" w:author="Diogo José Domingues Regateiro" w:date="2015-06-01T16:07:00Z">
        <w:r w:rsidR="00DE013F">
          <w:t>s</w:t>
        </w:r>
      </w:ins>
      <w:r w:rsidR="00A21ADB">
        <w:t xml:space="preserve"> so they do not appear in this table.</w:t>
      </w:r>
    </w:p>
    <w:p w14:paraId="669EF187" w14:textId="77777777" w:rsidR="00207B5F" w:rsidRPr="0071414A" w:rsidRDefault="00207B5F" w:rsidP="00207B5F">
      <w:pPr>
        <w:pStyle w:val="Subtitle"/>
      </w:pPr>
      <w:r w:rsidRPr="0071414A">
        <w:t>ABAC</w:t>
      </w:r>
      <w:r w:rsidR="00C756AC" w:rsidRPr="0071414A">
        <w:t xml:space="preserve"> (Attribute Based Access Control)</w:t>
      </w:r>
    </w:p>
    <w:p w14:paraId="7AA4C76B" w14:textId="77777777"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14:paraId="1E834BFC" w14:textId="77777777" w:rsidR="00207B5F" w:rsidRDefault="00207B5F" w:rsidP="00A21ADB">
      <w:pPr>
        <w:pStyle w:val="ListParagraph"/>
        <w:numPr>
          <w:ilvl w:val="0"/>
          <w:numId w:val="27"/>
        </w:numPr>
      </w:pPr>
      <w:r>
        <w:t xml:space="preserve">subject - </w:t>
      </w:r>
      <w:r w:rsidR="008A1691">
        <w:t>subject/user attributes</w:t>
      </w:r>
      <w:r>
        <w:t xml:space="preserve"> (examples: age, postal code, IP address...)</w:t>
      </w:r>
      <w:r w:rsidR="00A21ADB">
        <w:t>;</w:t>
      </w:r>
    </w:p>
    <w:p w14:paraId="2E06BC9E" w14:textId="77777777" w:rsidR="00207B5F" w:rsidRDefault="00207B5F" w:rsidP="00A21ADB">
      <w:pPr>
        <w:pStyle w:val="ListParagraph"/>
        <w:numPr>
          <w:ilvl w:val="0"/>
          <w:numId w:val="27"/>
        </w:numPr>
      </w:pPr>
      <w:r>
        <w:t>object - resource attributes (examples: type, value, age...)</w:t>
      </w:r>
      <w:r w:rsidR="00A21ADB">
        <w:t>;</w:t>
      </w:r>
    </w:p>
    <w:p w14:paraId="537ECA78" w14:textId="77777777" w:rsidR="008A1691" w:rsidRDefault="00207B5F" w:rsidP="00207B5F">
      <w:pPr>
        <w:pStyle w:val="ListParagraph"/>
        <w:numPr>
          <w:ilvl w:val="0"/>
          <w:numId w:val="27"/>
        </w:numPr>
      </w:pPr>
      <w:r>
        <w:t>environment (examples: day of the week, hour of the day...)</w:t>
      </w:r>
      <w:r w:rsidR="00A21ADB">
        <w:t>.</w:t>
      </w:r>
    </w:p>
    <w:p w14:paraId="422A4BF7" w14:textId="77777777"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00"/>
        <w:gridCol w:w="1540"/>
        <w:gridCol w:w="320"/>
        <w:gridCol w:w="2020"/>
        <w:gridCol w:w="1205"/>
      </w:tblGrid>
      <w:tr w:rsidR="00540227" w:rsidRPr="00540227" w14:paraId="5B11020E" w14:textId="77777777" w:rsidTr="00540227">
        <w:trPr>
          <w:trHeight w:val="300"/>
          <w:jc w:val="center"/>
        </w:trPr>
        <w:tc>
          <w:tcPr>
            <w:tcW w:w="960" w:type="dxa"/>
            <w:shd w:val="clear" w:color="4F81BD" w:fill="4F81BD"/>
            <w:noWrap/>
            <w:vAlign w:val="bottom"/>
            <w:hideMark/>
          </w:tcPr>
          <w:p w14:paraId="6BB10B8F" w14:textId="77777777"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14:paraId="02155C12" w14:textId="77777777"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14:paraId="0879E068" w14:textId="77777777"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14:paraId="46A29C4C" w14:textId="77777777"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14:paraId="6752E803" w14:textId="77777777"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14:paraId="729BB8E4" w14:textId="77777777"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14:paraId="04A29D60" w14:textId="77777777" w:rsidTr="00540227">
        <w:trPr>
          <w:trHeight w:val="300"/>
          <w:jc w:val="center"/>
        </w:trPr>
        <w:tc>
          <w:tcPr>
            <w:tcW w:w="960" w:type="dxa"/>
            <w:shd w:val="clear" w:color="auto" w:fill="auto"/>
            <w:noWrap/>
            <w:vAlign w:val="bottom"/>
            <w:hideMark/>
          </w:tcPr>
          <w:p w14:paraId="3688BD69" w14:textId="77777777"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14:paraId="36D73552"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14:paraId="79254BE6"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14:paraId="26DDB0D7" w14:textId="77777777"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14:paraId="21D5EC5E"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14:paraId="26D997D5" w14:textId="77777777"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14:paraId="6105C64A" w14:textId="77777777" w:rsidTr="00540227">
        <w:trPr>
          <w:trHeight w:val="300"/>
          <w:jc w:val="center"/>
        </w:trPr>
        <w:tc>
          <w:tcPr>
            <w:tcW w:w="960" w:type="dxa"/>
            <w:shd w:val="clear" w:color="auto" w:fill="auto"/>
            <w:noWrap/>
            <w:vAlign w:val="bottom"/>
            <w:hideMark/>
          </w:tcPr>
          <w:p w14:paraId="6D7C1AED" w14:textId="77777777"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14:paraId="4D21F8FF"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14:paraId="2B5A3511"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14:paraId="3EB28C44" w14:textId="77777777"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14:paraId="62BBE44B" w14:textId="77777777"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14:paraId="5D31F80C" w14:textId="77777777"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14:paraId="3594EE3C" w14:textId="77777777" w:rsidR="00540227" w:rsidRDefault="00540227" w:rsidP="00540227">
      <w:pPr>
        <w:pStyle w:val="Caption"/>
        <w:spacing w:before="240"/>
      </w:pPr>
      <w:bookmarkStart w:id="190" w:name="_Ref420655966"/>
      <w:bookmarkStart w:id="191" w:name="_Toc420892394"/>
      <w:r>
        <w:t xml:space="preserve">Table </w:t>
      </w:r>
      <w:r w:rsidR="0019155B">
        <w:fldChar w:fldCharType="begin"/>
      </w:r>
      <w:r w:rsidR="0019155B">
        <w:instrText xml:space="preserve"> SEQ Table \* ARABIC </w:instrText>
      </w:r>
      <w:r w:rsidR="0019155B">
        <w:fldChar w:fldCharType="separate"/>
      </w:r>
      <w:r w:rsidR="000C1277">
        <w:rPr>
          <w:noProof/>
        </w:rPr>
        <w:t>4</w:t>
      </w:r>
      <w:r w:rsidR="0019155B">
        <w:rPr>
          <w:noProof/>
        </w:rPr>
        <w:fldChar w:fldCharType="end"/>
      </w:r>
      <w:bookmarkEnd w:id="190"/>
      <w:r>
        <w:t>. ABAC attributes example: table containing subjects attributes (left), table containing environment attributes (right)</w:t>
      </w:r>
      <w:bookmarkEnd w:id="191"/>
    </w:p>
    <w:p w14:paraId="2D84361C" w14:textId="763437C0" w:rsidR="00540227" w:rsidRDefault="00540227" w:rsidP="00207B5F">
      <w:r>
        <w:tab/>
      </w:r>
      <w:r w:rsidR="00884F01">
        <w:fldChar w:fldCharType="begin"/>
      </w:r>
      <w:r>
        <w:instrText xml:space="preserve"> REF _Ref420655966 \h </w:instrText>
      </w:r>
      <w:r w:rsidR="00884F01">
        <w:fldChar w:fldCharType="separate"/>
      </w:r>
      <w:r w:rsidR="000C1277">
        <w:t xml:space="preserve">Table </w:t>
      </w:r>
      <w:r w:rsidR="000C1277">
        <w:rPr>
          <w:noProof/>
        </w:rPr>
        <w:t>4</w:t>
      </w:r>
      <w:r w:rsidR="00884F01">
        <w:fldChar w:fldCharType="end"/>
      </w:r>
      <w:r>
        <w:t xml:space="preserve"> shows an example described before. </w:t>
      </w:r>
      <w:r w:rsidR="004521A5">
        <w:t>If the current year is 2015</w:t>
      </w:r>
      <w:del w:id="192" w:author="Diogo José Domingues Regateiro" w:date="2015-06-01T16:19:00Z">
        <w:r w:rsidR="004521A5" w:rsidDel="002D3B26">
          <w:delText>.</w:delText>
        </w:r>
      </w:del>
      <w:r w:rsidR="004521A5">
        <w:t>, which is also a</w:t>
      </w:r>
      <w:ins w:id="193" w:author="Diogo José Domingues Regateiro" w:date="2015-06-01T16:19:00Z">
        <w:r w:rsidR="002D3B26">
          <w:t>n</w:t>
        </w:r>
      </w:ins>
      <w:r w:rsidR="004521A5">
        <w:t xml:space="preserve"> environmental attribute, </w:t>
      </w:r>
      <w:r w:rsidR="004521A5" w:rsidRPr="004521A5">
        <w:rPr>
          <w:i/>
        </w:rPr>
        <w:t>Person1</w:t>
      </w:r>
      <w:r w:rsidR="004521A5">
        <w:t xml:space="preserve"> can both vote and get a driving licence but </w:t>
      </w:r>
      <w:r w:rsidR="004521A5">
        <w:rPr>
          <w:i/>
        </w:rPr>
        <w:t>Person2</w:t>
      </w:r>
      <w:r w:rsidR="004521A5">
        <w:t xml:space="preserve"> cannot. </w:t>
      </w:r>
      <w:commentRangeStart w:id="194"/>
      <w:r w:rsidR="004521A5">
        <w:t>A policy is that specific condition that defines conditions</w:t>
      </w:r>
      <w:commentRangeEnd w:id="194"/>
      <w:r w:rsidR="002D3B26">
        <w:rPr>
          <w:rStyle w:val="CommentReference"/>
        </w:rPr>
        <w:commentReference w:id="194"/>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14:paraId="441CA07F" w14:textId="406E98EF" w:rsidR="00207B5F" w:rsidRPr="009839D4" w:rsidRDefault="004521A5" w:rsidP="00207B5F">
      <w:r>
        <w:lastRenderedPageBreak/>
        <w:tab/>
      </w:r>
      <w:commentRangeStart w:id="195"/>
      <w:r w:rsidR="00693E9D">
        <w:t xml:space="preserve">Because of these attributes </w:t>
      </w:r>
      <w:r w:rsidR="00207B5F">
        <w:t>RBAC can be viewed as a subset of ABAC</w:t>
      </w:r>
      <w:r w:rsidR="00693E9D">
        <w:t xml:space="preserve"> because</w:t>
      </w:r>
      <w:commentRangeEnd w:id="195"/>
      <w:r w:rsidR="002D3B26">
        <w:rPr>
          <w:rStyle w:val="CommentReference"/>
        </w:rPr>
        <w:commentReference w:id="195"/>
      </w:r>
      <w:r w:rsidR="00693E9D">
        <w:t xml:space="preserve"> an ABAC system that has policies relying on a single attribute containing the subject's role would be equivalent to a RBAC system. ABAC can therefore be made compliant and integrated in</w:t>
      </w:r>
      <w:ins w:id="196" w:author="Diogo José Domingues Regateiro" w:date="2015-06-01T16:24:00Z">
        <w:r w:rsidR="002D3B26">
          <w:t xml:space="preserve"> the</w:t>
        </w:r>
      </w:ins>
      <w:r w:rsidR="00693E9D">
        <w:t xml:space="preserve"> place of any RBAC system</w:t>
      </w:r>
      <w:ins w:id="197" w:author="Diogo José Domingues Regateiro" w:date="2015-06-01T16:24:00Z">
        <w:r w:rsidR="002D3B26">
          <w:t>,</w:t>
        </w:r>
      </w:ins>
      <w:del w:id="198" w:author="Diogo José Domingues Regateiro" w:date="2015-06-01T16:24:00Z">
        <w:r w:rsidR="00693E9D" w:rsidDel="002D3B26">
          <w:delText xml:space="preserve"> and would</w:delText>
        </w:r>
      </w:del>
      <w:r w:rsidR="00693E9D">
        <w:t xml:space="preserve"> offer</w:t>
      </w:r>
      <w:ins w:id="199" w:author="Diogo José Domingues Regateiro" w:date="2015-06-01T16:24:00Z">
        <w:r w:rsidR="002D3B26">
          <w:t>ing</w:t>
        </w:r>
      </w:ins>
      <w:r w:rsidR="00693E9D">
        <w:t xml:space="preserve"> more </w:t>
      </w:r>
      <w:del w:id="200" w:author="Diogo José Domingues Regateiro" w:date="2015-06-01T16:24:00Z">
        <w:r w:rsidR="00693E9D" w:rsidDel="002D3B26">
          <w:delText xml:space="preserve">possibilities </w:delText>
        </w:r>
      </w:del>
      <w:ins w:id="201" w:author="Diogo José Domingues Regateiro" w:date="2015-06-01T16:28:00Z">
        <w:r w:rsidR="002D3B26">
          <w:t>flexibility</w:t>
        </w:r>
      </w:ins>
      <w:ins w:id="202" w:author="Diogo José Domingues Regateiro" w:date="2015-06-01T16:24:00Z">
        <w:r w:rsidR="002D3B26">
          <w:t xml:space="preserve"> </w:t>
        </w:r>
      </w:ins>
      <w:r w:rsidR="00693E9D">
        <w:t xml:space="preserve">and easier use of more complex conditions and rules. </w:t>
      </w:r>
      <w:r>
        <w:t xml:space="preserve">Examples like the one shown in </w:t>
      </w:r>
      <w:r w:rsidR="00884F01">
        <w:fldChar w:fldCharType="begin"/>
      </w:r>
      <w:r>
        <w:instrText xml:space="preserve"> REF _Ref420613471 \h </w:instrText>
      </w:r>
      <w:r w:rsidR="00884F01">
        <w:fldChar w:fldCharType="separate"/>
      </w:r>
      <w:ins w:id="203" w:author="Diogo José Domingues Regateiro" w:date="2015-06-03T17:32:00Z">
        <w:r w:rsidR="000C1277" w:rsidRPr="0071414A">
          <w:t xml:space="preserve">Table </w:t>
        </w:r>
        <w:r w:rsidR="000C1277">
          <w:rPr>
            <w:noProof/>
          </w:rPr>
          <w:t>3</w:t>
        </w:r>
      </w:ins>
      <w:del w:id="204" w:author="Diogo José Domingues Regateiro" w:date="2015-06-03T17:32:00Z">
        <w:r w:rsidR="00A74AFE" w:rsidRPr="0071414A" w:rsidDel="000C1277">
          <w:delText xml:space="preserve">Table </w:delText>
        </w:r>
        <w:r w:rsidR="00A74AFE" w:rsidDel="000C1277">
          <w:rPr>
            <w:noProof/>
          </w:rPr>
          <w:delText>3</w:delText>
        </w:r>
      </w:del>
      <w:r w:rsidR="00884F01">
        <w:fldChar w:fldCharType="end"/>
      </w:r>
      <w:r>
        <w:t xml:space="preserve"> can also work with ABAC s</w:t>
      </w:r>
      <w:r w:rsidR="00207B5F">
        <w:t>imply by evaluating everything based</w:t>
      </w:r>
      <w:ins w:id="205" w:author="Diogo José Domingues Regateiro" w:date="2015-06-01T16:25:00Z">
        <w:r w:rsidR="002D3B26">
          <w:t xml:space="preserve"> on</w:t>
        </w:r>
      </w:ins>
      <w:r w:rsidR="00207B5F">
        <w:t xml:space="preserve"> </w:t>
      </w:r>
      <w:r>
        <w:t>the</w:t>
      </w:r>
      <w:r w:rsidR="00207B5F">
        <w:t xml:space="preserve"> attribute that contains a </w:t>
      </w:r>
      <w:r>
        <w:t>subject</w:t>
      </w:r>
      <w:ins w:id="206" w:author="Diogo José Domingues Regateiro" w:date="2015-06-01T16:27:00Z">
        <w:r w:rsidR="002D3B26">
          <w:t>’</w:t>
        </w:r>
      </w:ins>
      <w:r>
        <w:t>s</w:t>
      </w:r>
      <w:r w:rsidR="00207B5F">
        <w:t xml:space="preserve"> role. ABAC is therefore more complex than RBAC and IBAC and is typically more difficult to implement. Another issue is that the policies that contain the conditions </w:t>
      </w:r>
      <w:del w:id="207" w:author="Diogo José Domingues Regateiro" w:date="2015-06-01T16:25:00Z">
        <w:r w:rsidR="00207B5F" w:rsidDel="002D3B26">
          <w:delText xml:space="preserve">is </w:delText>
        </w:r>
      </w:del>
      <w:ins w:id="208" w:author="Diogo José Domingues Regateiro" w:date="2015-06-01T16:25:00Z">
        <w:r w:rsidR="002D3B26">
          <w:t xml:space="preserve">are </w:t>
        </w:r>
      </w:ins>
      <w:r w:rsidR="00207B5F">
        <w:t xml:space="preserve">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w:t>
      </w:r>
      <w:ins w:id="209" w:author="Diogo José Domingues Regateiro" w:date="2015-06-01T16:26:00Z">
        <w:r w:rsidR="002D3B26">
          <w:t>-</w:t>
        </w:r>
      </w:ins>
      <w:del w:id="210" w:author="Diogo José Domingues Regateiro" w:date="2015-06-01T16:26:00Z">
        <w:r w:rsidR="00207B5F" w:rsidDel="002D3B26">
          <w:delText xml:space="preserve"> </w:delText>
        </w:r>
      </w:del>
      <w:r w:rsidR="00207B5F">
        <w:t>built system to change roles automatically. If some attributes of a user change or environmental conditions change, a pure RBAC system is not flexible to change automatically. Although ABAC can be more complex to build</w:t>
      </w:r>
      <w:ins w:id="211" w:author="Diogo José Domingues Regateiro" w:date="2015-06-01T16:26:00Z">
        <w:r w:rsidR="002D3B26">
          <w:t>,</w:t>
        </w:r>
      </w:ins>
      <w:r w:rsidR="00207B5F">
        <w:t xml:space="preserve"> the benefit is that </w:t>
      </w:r>
      <w:ins w:id="212" w:author="Diogo José Domingues Regateiro" w:date="2015-06-01T16:26:00Z">
        <w:r w:rsidR="002D3B26">
          <w:t xml:space="preserve">it </w:t>
        </w:r>
      </w:ins>
      <w:r w:rsidR="00207B5F">
        <w:t>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w:t>
      </w:r>
      <w:ins w:id="213" w:author="Diogo José Domingues Regateiro" w:date="2015-06-01T16:27:00Z">
        <w:r w:rsidR="002D3B26">
          <w:t>’</w:t>
        </w:r>
      </w:ins>
      <w:r w:rsidR="00207B5F">
        <w:t>s role. Subjects can also have a role attribute</w:t>
      </w:r>
      <w:ins w:id="214" w:author="Diogo José Domingues Regateiro" w:date="2015-06-01T16:29:00Z">
        <w:r w:rsidR="002D3B26">
          <w:t>,</w:t>
        </w:r>
      </w:ins>
      <w:r w:rsidR="00207B5F">
        <w:t xml:space="preserve"> </w:t>
      </w:r>
      <w:del w:id="215" w:author="Diogo José Domingues Regateiro" w:date="2015-06-01T16:29:00Z">
        <w:r w:rsidR="00207B5F" w:rsidDel="002D3B26">
          <w:delText xml:space="preserve">and </w:delText>
        </w:r>
      </w:del>
      <w:ins w:id="216" w:author="Diogo José Domingues Regateiro" w:date="2015-06-01T16:29:00Z">
        <w:r w:rsidR="002D3B26">
          <w:t xml:space="preserve">to </w:t>
        </w:r>
      </w:ins>
      <w:r w:rsidR="00207B5F">
        <w:t>mainly function as a RBAC system</w:t>
      </w:r>
      <w:ins w:id="217" w:author="Diogo José Domingues Regateiro" w:date="2015-06-01T16:29:00Z">
        <w:r w:rsidR="002D3B26">
          <w:t>,</w:t>
        </w:r>
      </w:ins>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14:paraId="1945F730" w14:textId="77777777" w:rsidR="00207B5F" w:rsidRPr="007A1D90" w:rsidRDefault="00207B5F" w:rsidP="00207B5F">
      <w:pPr>
        <w:pStyle w:val="Heading3"/>
        <w:rPr>
          <w:lang w:val="en-GB"/>
        </w:rPr>
      </w:pPr>
      <w:bookmarkStart w:id="218" w:name="_Ref420872699"/>
      <w:bookmarkStart w:id="219" w:name="_Toc420893193"/>
      <w:r>
        <w:rPr>
          <w:lang w:val="en-GB"/>
        </w:rPr>
        <w:t xml:space="preserve">OASIS, </w:t>
      </w:r>
      <w:r w:rsidRPr="009839D4">
        <w:rPr>
          <w:lang w:val="en-GB"/>
        </w:rPr>
        <w:t>XACML and JSON</w:t>
      </w:r>
      <w:bookmarkEnd w:id="218"/>
      <w:bookmarkEnd w:id="219"/>
    </w:p>
    <w:p w14:paraId="2C28B81E" w14:textId="77777777" w:rsidR="00207B5F" w:rsidRDefault="00207B5F" w:rsidP="00207B5F">
      <w:r>
        <w:tab/>
        <w:t>XML (Extensible Markup Language) is a markup language that is used to format data in such a way that it can be readable by both humans and machines. It is defined by a set of rules for encoding</w:t>
      </w:r>
      <w:del w:id="220" w:author="Diogo José Domingues Regateiro" w:date="2015-06-01T16:31:00Z">
        <w:r w:rsidDel="00E1248A">
          <w:delText xml:space="preserve"> </w:delText>
        </w:r>
      </w:del>
      <w:r>
        <w:t xml:space="preserve"> documents by the W3C's XML 1.0 Specification. Although the focus of XML's design is on documents, it can be and is used for storing various kinds of structured data</w:t>
      </w:r>
      <w:sdt>
        <w:sdtPr>
          <w:id w:val="593676610"/>
          <w:citation/>
        </w:sdtPr>
        <w:sdtEndPr/>
        <w:sdtContent>
          <w:r w:rsidR="00884F01">
            <w:fldChar w:fldCharType="begin"/>
          </w:r>
          <w:r>
            <w:rPr>
              <w:lang w:val="hr-HR"/>
            </w:rPr>
            <w:instrText xml:space="preserve"> CITATION XML151 \l 1050 </w:instrText>
          </w:r>
          <w:r w:rsidR="00884F01">
            <w:fldChar w:fldCharType="separate"/>
          </w:r>
          <w:r w:rsidR="00D308C6">
            <w:rPr>
              <w:noProof/>
              <w:lang w:val="hr-HR"/>
            </w:rPr>
            <w:t xml:space="preserve"> </w:t>
          </w:r>
          <w:r w:rsidR="00D308C6" w:rsidRPr="00D308C6">
            <w:rPr>
              <w:noProof/>
              <w:lang w:val="hr-HR"/>
            </w:rPr>
            <w:t>[7]</w:t>
          </w:r>
          <w:r w:rsidR="00884F01">
            <w:fldChar w:fldCharType="end"/>
          </w:r>
        </w:sdtContent>
      </w:sdt>
      <w:r>
        <w:t>.</w:t>
      </w:r>
    </w:p>
    <w:p w14:paraId="312C1BE9" w14:textId="60424164" w:rsidR="00207B5F" w:rsidRDefault="00207B5F" w:rsidP="00207B5F">
      <w:r>
        <w:tab/>
        <w:t xml:space="preserve">JSON (JavaScript Object Notation) is a lightweight data-interchange format. </w:t>
      </w:r>
      <w:del w:id="221" w:author="Diogo José Domingues Regateiro" w:date="2015-06-01T16:32:00Z">
        <w:r w:rsidDel="00E1248A">
          <w:delText>Same as</w:delText>
        </w:r>
      </w:del>
      <w:ins w:id="222" w:author="Diogo José Domingues Regateiro" w:date="2015-06-01T16:32:00Z">
        <w:r w:rsidR="00E1248A">
          <w:t>Similarly to</w:t>
        </w:r>
      </w:ins>
      <w:r>
        <w:t xml:space="preserve"> XML</w:t>
      </w:r>
      <w:ins w:id="223" w:author="Diogo José Domingues Regateiro" w:date="2015-06-01T16:32:00Z">
        <w:r w:rsidR="00E1248A">
          <w:t>,</w:t>
        </w:r>
      </w:ins>
      <w:r>
        <w:t xml:space="preserve"> it is readable by both humans and machines. Although it was built around JavaScript it is completely language independent</w:t>
      </w:r>
      <w:ins w:id="224" w:author="Diogo José Domingues Regateiro" w:date="2015-06-01T16:32:00Z">
        <w:r w:rsidR="00E1248A">
          <w:t xml:space="preserve"> and</w:t>
        </w:r>
      </w:ins>
      <w:r>
        <w:t xml:space="preserve"> it is ideal for mapping information stored in objects (on object oriented languages) or structures</w:t>
      </w:r>
      <w:ins w:id="225" w:author="Diogo José Domingues Regateiro" w:date="2015-06-01T16:32:00Z">
        <w:r w:rsidR="00E1248A">
          <w:t>,</w:t>
        </w:r>
      </w:ins>
      <w:r>
        <w:t xml:space="preserve"> </w:t>
      </w:r>
      <w:del w:id="226" w:author="Diogo José Domingues Regateiro" w:date="2015-06-01T16:32:00Z">
        <w:r w:rsidDel="00E1248A">
          <w:delText xml:space="preserve">and </w:delText>
        </w:r>
      </w:del>
      <w:r>
        <w:t>therefore</w:t>
      </w:r>
      <w:ins w:id="227" w:author="Diogo José Domingues Regateiro" w:date="2015-06-01T16:32:00Z">
        <w:r w:rsidR="00E1248A">
          <w:t xml:space="preserve"> it</w:t>
        </w:r>
      </w:ins>
      <w:r>
        <w:t xml:space="preserve"> is best suited for exchanging data between languages </w:t>
      </w:r>
      <w:sdt>
        <w:sdtPr>
          <w:id w:val="593676609"/>
          <w:citation/>
        </w:sdtPr>
        <w:sdtEndPr/>
        <w:sdtContent>
          <w:r w:rsidR="00884F01">
            <w:fldChar w:fldCharType="begin"/>
          </w:r>
          <w:r>
            <w:rPr>
              <w:lang w:val="hr-HR"/>
            </w:rPr>
            <w:instrText xml:space="preserve"> CITATION JSO15 \l 1050 </w:instrText>
          </w:r>
          <w:r w:rsidR="00884F01">
            <w:fldChar w:fldCharType="separate"/>
          </w:r>
          <w:r w:rsidR="00D308C6" w:rsidRPr="00D308C6">
            <w:rPr>
              <w:noProof/>
              <w:lang w:val="hr-HR"/>
            </w:rPr>
            <w:t>[8]</w:t>
          </w:r>
          <w:r w:rsidR="00884F01">
            <w:fldChar w:fldCharType="end"/>
          </w:r>
        </w:sdtContent>
      </w:sdt>
      <w:r>
        <w:t>.</w:t>
      </w:r>
    </w:p>
    <w:p w14:paraId="0437784A" w14:textId="135486F1" w:rsidR="00207B5F" w:rsidRDefault="00207B5F" w:rsidP="00207B5F">
      <w:r>
        <w:tab/>
        <w:t>OASIS is a non-profit consortium</w:t>
      </w:r>
      <w:ins w:id="228" w:author="Diogo José Domingues Regateiro" w:date="2015-06-01T16:32:00Z">
        <w:r w:rsidR="00E1248A">
          <w:t xml:space="preserve"> that</w:t>
        </w:r>
      </w:ins>
      <w:r>
        <w:t xml:space="preserve">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del w:id="229" w:author="Diogo José Domingues Regateiro" w:date="2015-06-01T16:33:00Z">
        <w:r w:rsidDel="00E1248A">
          <w:delText xml:space="preserve">which </w:delText>
        </w:r>
      </w:del>
      <w:ins w:id="230" w:author="Diogo José Domingues Regateiro" w:date="2015-06-01T16:33:00Z">
        <w:r w:rsidR="00E1248A">
          <w:t xml:space="preserve">that </w:t>
        </w:r>
      </w:ins>
      <w:r>
        <w:t>offer efficient and open solutions for common problems</w:t>
      </w:r>
      <w:ins w:id="231" w:author="Diogo José Domingues Regateiro" w:date="2015-06-01T16:33:00Z">
        <w:r w:rsidR="00E1248A">
          <w:t xml:space="preserve"> in</w:t>
        </w:r>
      </w:ins>
      <w:r>
        <w:t xml:space="preserve"> the areas mentioned before, drive development and building of standardized </w:t>
      </w:r>
      <w:r>
        <w:lastRenderedPageBreak/>
        <w:t xml:space="preserve">open source solutions that can easily be used by many, therefore accelerating innovation and development in general </w:t>
      </w:r>
      <w:sdt>
        <w:sdtPr>
          <w:id w:val="593676608"/>
          <w:citation/>
        </w:sdtPr>
        <w:sdtEndPr/>
        <w:sdtContent>
          <w:r w:rsidR="00884F01">
            <w:fldChar w:fldCharType="begin"/>
          </w:r>
          <w:r>
            <w:rPr>
              <w:lang w:val="hr-HR"/>
            </w:rPr>
            <w:instrText xml:space="preserve"> CITATION OAS15 \l 1050 </w:instrText>
          </w:r>
          <w:r w:rsidR="00884F01">
            <w:fldChar w:fldCharType="separate"/>
          </w:r>
          <w:r w:rsidR="00D308C6" w:rsidRPr="00D308C6">
            <w:rPr>
              <w:noProof/>
              <w:lang w:val="hr-HR"/>
            </w:rPr>
            <w:t>[9]</w:t>
          </w:r>
          <w:r w:rsidR="00884F01">
            <w:fldChar w:fldCharType="end"/>
          </w:r>
        </w:sdtContent>
      </w:sdt>
      <w:r>
        <w:t>.</w:t>
      </w:r>
    </w:p>
    <w:p w14:paraId="5F0E5CAA" w14:textId="73DB8C83" w:rsidR="00B91703" w:rsidRPr="00AB7ACB" w:rsidRDefault="00207B5F" w:rsidP="00207B5F">
      <w:r>
        <w:tab/>
        <w:t>XACML (eXtensible Access Control Markup Language) is a declarative access control policy language implemented in XML</w:t>
      </w:r>
      <w:ins w:id="232" w:author="Diogo José Domingues Regateiro" w:date="2015-06-01T16:34:00Z">
        <w:r w:rsidR="00E1248A">
          <w:t xml:space="preserve"> and</w:t>
        </w:r>
      </w:ins>
      <w:r>
        <w:t xml:space="preserve"> created by OASIS. It defines a way to evaluate requests for resources according to rules defined in policies. Put simply it is a thought out and standardized solution for implementing access control in software applications. It provides</w:t>
      </w:r>
      <w:ins w:id="233" w:author="Diogo José Domingues Regateiro" w:date="2015-06-01T16:34:00Z">
        <w:r w:rsidR="00E1248A">
          <w:t xml:space="preserve"> a</w:t>
        </w:r>
      </w:ins>
      <w:r>
        <w:t xml:space="preserve"> common ground regarding terminology and workflow between multiple vendors building implementations of access control using XACML and interoperability between the implementations</w:t>
      </w:r>
      <w:r w:rsidR="00EC47C8">
        <w:t xml:space="preserve"> </w:t>
      </w:r>
      <w:sdt>
        <w:sdtPr>
          <w:id w:val="85212034"/>
          <w:citation/>
        </w:sdtPr>
        <w:sdtEndPr/>
        <w:sdtContent>
          <w:r w:rsidR="00884F01">
            <w:fldChar w:fldCharType="begin"/>
          </w:r>
          <w:r w:rsidR="00EC47C8">
            <w:rPr>
              <w:lang w:val="hr-HR"/>
            </w:rPr>
            <w:instrText xml:space="preserve"> CITATION Kat05 \l 1050 </w:instrText>
          </w:r>
          <w:r w:rsidR="00884F01">
            <w:fldChar w:fldCharType="separate"/>
          </w:r>
          <w:r w:rsidR="00D308C6" w:rsidRPr="00D308C6">
            <w:rPr>
              <w:noProof/>
              <w:lang w:val="hr-HR"/>
            </w:rPr>
            <w:t>[10]</w:t>
          </w:r>
          <w:r w:rsidR="00884F01">
            <w:fldChar w:fldCharType="end"/>
          </w:r>
        </w:sdtContent>
      </w:sdt>
      <w:sdt>
        <w:sdtPr>
          <w:id w:val="85212151"/>
          <w:citation/>
        </w:sdtPr>
        <w:sdtEndPr/>
        <w:sdtContent>
          <w:r w:rsidR="00884F01">
            <w:fldChar w:fldCharType="begin"/>
          </w:r>
          <w:r w:rsidR="00D308C6">
            <w:rPr>
              <w:lang w:val="hr-HR"/>
            </w:rPr>
            <w:instrText xml:space="preserve"> CITATION Mar03 \l 1050 </w:instrText>
          </w:r>
          <w:r w:rsidR="00884F01">
            <w:fldChar w:fldCharType="separate"/>
          </w:r>
          <w:r w:rsidR="00D308C6">
            <w:rPr>
              <w:noProof/>
              <w:lang w:val="hr-HR"/>
            </w:rPr>
            <w:t xml:space="preserve"> </w:t>
          </w:r>
          <w:r w:rsidR="00D308C6" w:rsidRPr="00D308C6">
            <w:rPr>
              <w:noProof/>
              <w:lang w:val="hr-HR"/>
            </w:rPr>
            <w:t>[11]</w:t>
          </w:r>
          <w:r w:rsidR="00884F01">
            <w:fldChar w:fldCharType="end"/>
          </w:r>
        </w:sdtContent>
      </w:sdt>
      <w:r>
        <w:t>. It is primarily based on ABAC but can also implement RBAC</w:t>
      </w:r>
      <w:ins w:id="234" w:author="Diogo José Domingues Regateiro" w:date="2015-06-01T16:34:00Z">
        <w:r w:rsidR="00E1248A">
          <w:t>,</w:t>
        </w:r>
      </w:ins>
      <w:r>
        <w:t xml:space="preserve"> as RBAC can logically be viewed as a subset of ABAC as explained earlier in this document </w:t>
      </w:r>
      <w:sdt>
        <w:sdtPr>
          <w:id w:val="593676611"/>
          <w:citation/>
        </w:sdtPr>
        <w:sdtEnd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sdt>
        <w:sdtPr>
          <w:id w:val="593676612"/>
          <w:citation/>
        </w:sdtPr>
        <w:sdtEndPr/>
        <w:sdtContent>
          <w:r w:rsidR="00884F01">
            <w:fldChar w:fldCharType="begin"/>
          </w:r>
          <w:r>
            <w:rPr>
              <w:lang w:val="hr-HR"/>
            </w:rPr>
            <w:instrText xml:space="preserve"> CITATION XAC15 \l 1050 </w:instrText>
          </w:r>
          <w:r w:rsidR="00884F01">
            <w:fldChar w:fldCharType="separate"/>
          </w:r>
          <w:r w:rsidR="00D308C6">
            <w:rPr>
              <w:noProof/>
              <w:lang w:val="hr-HR"/>
            </w:rPr>
            <w:t xml:space="preserve"> </w:t>
          </w:r>
          <w:r w:rsidR="00D308C6" w:rsidRPr="00D308C6">
            <w:rPr>
              <w:noProof/>
              <w:lang w:val="hr-HR"/>
            </w:rPr>
            <w:t>[12]</w:t>
          </w:r>
          <w:r w:rsidR="00884F01">
            <w:fldChar w:fldCharType="end"/>
          </w:r>
        </w:sdtContent>
      </w:sdt>
      <w:r>
        <w:t>. Along with the XML version there is also a profile utilizing JSON. That profile utilizes the latest 3.0 version of XACML and</w:t>
      </w:r>
      <w:ins w:id="235" w:author="Diogo José Domingues Regateiro" w:date="2015-06-01T16:35:00Z">
        <w:r w:rsidR="00E1248A">
          <w:t>,</w:t>
        </w:r>
      </w:ins>
      <w:r>
        <w:t xml:space="preserve"> as stated in the official document of the JSON profile </w:t>
      </w:r>
      <w:sdt>
        <w:sdtPr>
          <w:id w:val="593676613"/>
          <w:citation/>
        </w:sdtPr>
        <w:sdtEnd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ins w:id="236" w:author="Diogo José Domingues Regateiro" w:date="2015-06-01T16:35:00Z">
        <w:r w:rsidR="00E1248A">
          <w:t>, it</w:t>
        </w:r>
      </w:ins>
      <w:r>
        <w:t xml:space="preserve"> is equivalent to the standard XML. Requests and responses can be translated in either direction (and back) without </w:t>
      </w:r>
      <w:ins w:id="237" w:author="Diogo José Domingues Regateiro" w:date="2015-06-01T16:36:00Z">
        <w:r w:rsidR="00E1248A">
          <w:t xml:space="preserve">any </w:t>
        </w:r>
      </w:ins>
      <w:r>
        <w:t>loss of information and equivalent requests result in equivalent responses.</w:t>
      </w:r>
      <w:r w:rsidR="00B91703">
        <w:t xml:space="preserve"> </w:t>
      </w:r>
      <w:r w:rsidR="00AB7ACB">
        <w:t xml:space="preserve"> </w:t>
      </w:r>
    </w:p>
    <w:p w14:paraId="4505BEEC" w14:textId="77777777"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1"/>
      </w:tblGrid>
      <w:tr w:rsidR="00207B5F" w14:paraId="27FD65CB" w14:textId="77777777" w:rsidTr="00207B5F">
        <w:trPr>
          <w:trHeight w:val="4634"/>
        </w:trPr>
        <w:tc>
          <w:tcPr>
            <w:tcW w:w="8901" w:type="dxa"/>
          </w:tcPr>
          <w:p w14:paraId="087A436C" w14:textId="77777777"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238" w:name="_Ref419730751"/>
            <w:bookmarkStart w:id="239" w:name="_Ref419730679"/>
            <w:commentRangeStart w:id="240"/>
          </w:p>
          <w:p w14:paraId="557937FC"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xml</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encoding</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standalone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"yes"</w:t>
            </w:r>
            <w:r w:rsidRPr="004842EF">
              <w:rPr>
                <w:rFonts w:ascii="Consolas" w:hAnsi="Consolas" w:cs="Consolas"/>
                <w:color w:val="008080"/>
                <w:sz w:val="18"/>
                <w:szCs w:val="18"/>
                <w:lang w:val="hr-HR"/>
              </w:rPr>
              <w:t>?&gt;</w:t>
            </w:r>
          </w:p>
          <w:p w14:paraId="2665AFC4"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xmlns</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"urn:oasis:names:tc:xacml:3.0:core:schema:wd-17"</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PolicyId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14:paraId="2614B74A"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Policy for driving</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14:paraId="03C8577F"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14:paraId="37D14CCC"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14:paraId="737C07A5"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14:paraId="783E4777"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MatchId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"urn:oasis:names:tc:xacml:1.0:function:string-equal"</w:t>
            </w:r>
            <w:r w:rsidRPr="004842EF">
              <w:rPr>
                <w:rFonts w:ascii="Consolas" w:hAnsi="Consolas" w:cs="Consolas"/>
                <w:color w:val="008080"/>
                <w:sz w:val="18"/>
                <w:szCs w:val="18"/>
                <w:lang w:val="hr-HR"/>
              </w:rPr>
              <w:t>&gt;</w:t>
            </w:r>
          </w:p>
          <w:p w14:paraId="08488A42"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14:paraId="61ECBA5A"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"urn:oasis:names:tc:xacml:1.0:action:action-id"</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"true"</w:t>
            </w:r>
            <w:r w:rsidRPr="004842EF">
              <w:rPr>
                <w:rFonts w:ascii="Consolas" w:hAnsi="Consolas" w:cs="Consolas"/>
                <w:color w:val="008080"/>
                <w:sz w:val="18"/>
                <w:szCs w:val="18"/>
                <w:lang w:val="hr-HR"/>
              </w:rPr>
              <w:t>/&gt;</w:t>
            </w:r>
          </w:p>
          <w:p w14:paraId="51B5E743"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color w:val="008080"/>
                <w:sz w:val="18"/>
                <w:szCs w:val="18"/>
                <w:lang w:val="hr-HR"/>
              </w:rPr>
              <w:t>&gt;</w:t>
            </w:r>
          </w:p>
          <w:p w14:paraId="4A75C3A4"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14:paraId="22DF3D4D"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14:paraId="693F7AD4"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14:paraId="4357F846"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"smartie_dissertation:accesscontrol:policy1:rule1"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"Permit"</w:t>
            </w:r>
            <w:r w:rsidRPr="004842EF">
              <w:rPr>
                <w:rFonts w:ascii="Consolas" w:hAnsi="Consolas" w:cs="Consolas"/>
                <w:color w:val="008080"/>
                <w:sz w:val="18"/>
                <w:szCs w:val="18"/>
                <w:lang w:val="hr-HR"/>
              </w:rPr>
              <w:t>&gt;</w:t>
            </w:r>
          </w:p>
          <w:p w14:paraId="20DC666E"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People over </w:t>
            </w:r>
            <w:r>
              <w:rPr>
                <w:rFonts w:ascii="Consolas" w:hAnsi="Consolas" w:cs="Consolas"/>
                <w:color w:val="000000"/>
                <w:sz w:val="18"/>
                <w:szCs w:val="18"/>
                <w:lang w:val="hr-HR"/>
              </w:rPr>
              <w:t>the age limit (18)</w:t>
            </w:r>
            <w:r w:rsidRPr="004842EF">
              <w:rPr>
                <w:rFonts w:ascii="Consolas" w:hAnsi="Consolas" w:cs="Consolas"/>
                <w:color w:val="000000"/>
                <w:sz w:val="18"/>
                <w:szCs w:val="18"/>
                <w:lang w:val="hr-HR"/>
              </w:rPr>
              <w:t xml:space="preserve"> to 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14:paraId="42524B00"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14:paraId="6A140BF3"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14:paraId="1E1B5806"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VariableReference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14:paraId="1A0CA37E"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14:paraId="71E8CCEC"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14:paraId="0B0A63C3"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14:paraId="28A1E437"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14:paraId="65BCEA8B"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Pr>
                <w:rFonts w:ascii="Consolas" w:hAnsi="Consolas" w:cs="Consolas"/>
                <w:color w:val="000000"/>
                <w:sz w:val="18"/>
                <w:szCs w:val="18"/>
                <w:lang w:val="hr-HR"/>
              </w:rPr>
              <w:t>The person accessing is over the age limit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14:paraId="1B7ECB29"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14:paraId="6A44B69D"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"urn:oasis:names:tc:xacml:1.0:subject:age"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r>
              <w:rPr>
                <w:rFonts w:ascii="Consolas" w:hAnsi="Consolas" w:cs="Consolas"/>
                <w:i/>
                <w:iCs/>
                <w:color w:val="2A00FF"/>
                <w:sz w:val="18"/>
                <w:szCs w:val="18"/>
                <w:lang w:val="hr-HR"/>
              </w:rPr>
              <w:t>false</w:t>
            </w:r>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14:paraId="691E9341"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14:paraId="550405DF"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&lt;AttributeValue DataType="http://www.w3.org/2001/XMLSchema#integer"&gt;18&lt;/AttributeValue&gt; --&gt;</w:t>
            </w:r>
          </w:p>
          <w:p w14:paraId="16620D03"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14:paraId="4A99ED21"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"urn:oasis:names:tc:xacml:1.0:environment:age-limit"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"false"</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14:paraId="0E2AD7F1"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14:paraId="1CAB00EF"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14:paraId="674F9621"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color w:val="008080"/>
                <w:sz w:val="18"/>
                <w:szCs w:val="18"/>
                <w:lang w:val="hr-HR"/>
              </w:rPr>
              <w:t>&gt;</w:t>
            </w:r>
          </w:p>
          <w:p w14:paraId="733F70DD"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"smartie:dissertation:accesscontrol:policy:rule:default"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"Deny"</w:t>
            </w:r>
            <w:r w:rsidRPr="004842EF">
              <w:rPr>
                <w:rFonts w:ascii="Consolas" w:hAnsi="Consolas" w:cs="Consolas"/>
                <w:color w:val="008080"/>
                <w:sz w:val="18"/>
                <w:szCs w:val="18"/>
                <w:lang w:val="hr-HR"/>
              </w:rPr>
              <w:t>&gt;</w:t>
            </w:r>
          </w:p>
          <w:p w14:paraId="63D9B84F"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DENY - default.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14:paraId="32808970"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14:paraId="08256642"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14:paraId="1DD099EA" w14:textId="77777777"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color w:val="008080"/>
                <w:sz w:val="18"/>
                <w:szCs w:val="18"/>
                <w:lang w:val="hr-HR"/>
              </w:rPr>
              <w:t>&gt;</w:t>
            </w:r>
            <w:commentRangeEnd w:id="240"/>
            <w:r w:rsidR="00F50AF2">
              <w:rPr>
                <w:rStyle w:val="CommentReference"/>
              </w:rPr>
              <w:commentReference w:id="240"/>
            </w:r>
          </w:p>
          <w:p w14:paraId="66AD78BA" w14:textId="77777777"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14:paraId="3F36D7A4" w14:textId="77777777" w:rsidR="00207B5F" w:rsidRDefault="00207B5F" w:rsidP="00207B5F">
      <w:pPr>
        <w:pStyle w:val="Caption"/>
        <w:spacing w:before="240"/>
      </w:pPr>
      <w:r>
        <w:t xml:space="preserve"> </w:t>
      </w:r>
      <w:bookmarkStart w:id="241" w:name="_Ref420656675"/>
      <w:bookmarkStart w:id="242" w:name="_Toc420892371"/>
      <w:r>
        <w:t xml:space="preserve">Figure </w:t>
      </w:r>
      <w:r w:rsidR="0019155B">
        <w:fldChar w:fldCharType="begin"/>
      </w:r>
      <w:r w:rsidR="0019155B">
        <w:instrText xml:space="preserve"> SEQ Figure \* ARABIC </w:instrText>
      </w:r>
      <w:r w:rsidR="0019155B">
        <w:fldChar w:fldCharType="separate"/>
      </w:r>
      <w:r w:rsidR="000C1277">
        <w:rPr>
          <w:noProof/>
        </w:rPr>
        <w:t>2</w:t>
      </w:r>
      <w:r w:rsidR="0019155B">
        <w:rPr>
          <w:noProof/>
        </w:rPr>
        <w:fldChar w:fldCharType="end"/>
      </w:r>
      <w:bookmarkEnd w:id="238"/>
      <w:bookmarkEnd w:id="241"/>
      <w:r>
        <w:t>. Example of a XACML policy</w:t>
      </w:r>
      <w:bookmarkEnd w:id="239"/>
      <w:bookmarkEnd w:id="242"/>
    </w:p>
    <w:p w14:paraId="35FB7F94" w14:textId="3AE49666" w:rsidR="00207B5F" w:rsidRDefault="00207B5F" w:rsidP="00207B5F">
      <w:r>
        <w:tab/>
        <w:t>In</w:t>
      </w:r>
      <w:r w:rsidR="004521A5">
        <w:t xml:space="preserve"> </w:t>
      </w:r>
      <w:r w:rsidR="00884F01">
        <w:fldChar w:fldCharType="begin"/>
      </w:r>
      <w:r w:rsidR="004521A5">
        <w:instrText xml:space="preserve"> REF _Ref420656675 \h </w:instrText>
      </w:r>
      <w:r w:rsidR="00884F01">
        <w:fldChar w:fldCharType="separate"/>
      </w:r>
      <w:r w:rsidR="000C1277">
        <w:t xml:space="preserve">Figure </w:t>
      </w:r>
      <w:r w:rsidR="000C1277">
        <w:rPr>
          <w:noProof/>
        </w:rPr>
        <w:t>2</w:t>
      </w:r>
      <w:r w:rsidR="00884F01">
        <w:fldChar w:fldCharType="end"/>
      </w:r>
      <w:r w:rsidR="004521A5">
        <w:t xml:space="preserve"> an example of a XACML policy can be viewed. Simply explained</w:t>
      </w:r>
      <w:ins w:id="243" w:author="Diogo José Domingues Regateiro" w:date="2015-06-01T16:38:00Z">
        <w:r w:rsidR="00E1248A">
          <w:t>,</w:t>
        </w:r>
      </w:ins>
      <w:r w:rsidR="004521A5">
        <w:t xml:space="preserve"> this policy manages access to </w:t>
      </w:r>
      <w:del w:id="244" w:author="Diogo José Domingues Regateiro" w:date="2015-06-01T16:40:00Z">
        <w:r w:rsidR="004521A5" w:rsidDel="004538CA">
          <w:delText>the</w:delText>
        </w:r>
      </w:del>
      <w:ins w:id="245" w:author="Diogo José Domingues Regateiro" w:date="2015-06-01T16:39:00Z">
        <w:r w:rsidR="00E1248A">
          <w:t>a</w:t>
        </w:r>
      </w:ins>
      <w:r w:rsidR="004521A5">
        <w:t xml:space="preserve"> resource that is </w:t>
      </w:r>
      <w:del w:id="246" w:author="Diogo José Domingues Regateiro" w:date="2015-06-01T16:40:00Z">
        <w:r w:rsidR="004521A5" w:rsidDel="004538CA">
          <w:delText xml:space="preserve">an action in this case and the action is </w:delText>
        </w:r>
      </w:del>
      <w:ins w:id="247" w:author="Diogo José Domingues Regateiro" w:date="2015-06-01T16:40:00Z">
        <w:r w:rsidR="004538CA">
          <w:t xml:space="preserve"> the </w:t>
        </w:r>
      </w:ins>
      <w:r w:rsidR="004521A5">
        <w:t>"</w:t>
      </w:r>
      <w:r w:rsidR="004521A5" w:rsidRPr="004842EF">
        <w:rPr>
          <w:rFonts w:ascii="Consolas" w:hAnsi="Consolas" w:cs="Consolas"/>
          <w:color w:val="000000"/>
          <w:sz w:val="18"/>
          <w:szCs w:val="18"/>
          <w:lang w:val="hr-HR"/>
        </w:rPr>
        <w:t>drive</w:t>
      </w:r>
      <w:r w:rsidR="004521A5">
        <w:t>"</w:t>
      </w:r>
      <w:ins w:id="248" w:author="Diogo José Domingues Regateiro" w:date="2015-06-01T16:40:00Z">
        <w:r w:rsidR="004538CA">
          <w:t xml:space="preserve"> action.</w:t>
        </w:r>
      </w:ins>
      <w:r w:rsidR="004521A5">
        <w:t xml:space="preserve"> </w:t>
      </w:r>
      <w:ins w:id="249" w:author="Diogo José Domingues Regateiro" w:date="2015-06-01T16:40:00Z">
        <w:r w:rsidR="004538CA">
          <w:t>T</w:t>
        </w:r>
      </w:ins>
      <w:del w:id="250" w:author="Diogo José Domingues Regateiro" w:date="2015-06-01T16:40:00Z">
        <w:r w:rsidR="004521A5" w:rsidDel="004538CA">
          <w:delText>t</w:delText>
        </w:r>
      </w:del>
      <w:r w:rsidR="004521A5">
        <w:t>herefore</w:t>
      </w:r>
      <w:ins w:id="251" w:author="Diogo José Domingues Regateiro" w:date="2015-06-01T16:40:00Z">
        <w:r w:rsidR="004538CA">
          <w:t>,</w:t>
        </w:r>
      </w:ins>
      <w:r w:rsidR="004521A5">
        <w:t xml:space="preserv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r w:rsidR="004521A5" w:rsidRPr="004842EF">
        <w:rPr>
          <w:rFonts w:ascii="Consolas" w:hAnsi="Consolas" w:cs="Consolas"/>
          <w:color w:val="000000"/>
          <w:sz w:val="18"/>
          <w:szCs w:val="18"/>
          <w:lang w:val="hr-HR"/>
        </w:rPr>
        <w:t>drive</w:t>
      </w:r>
      <w:r w:rsidR="004521A5">
        <w:t xml:space="preserve">" </w:t>
      </w:r>
      <w:r w:rsidR="004521A5">
        <w:lastRenderedPageBreak/>
        <w:t xml:space="preserve">action. The policy contains a rule (stated in the </w:t>
      </w:r>
      <w:r w:rsidR="004521A5" w:rsidRPr="004842EF">
        <w:rPr>
          <w:rFonts w:ascii="Consolas" w:hAnsi="Consolas" w:cs="Consolas"/>
          <w:color w:val="3F7F7F"/>
          <w:sz w:val="18"/>
          <w:szCs w:val="18"/>
          <w:lang w:val="hr-HR"/>
        </w:rPr>
        <w:t>Rule</w:t>
      </w:r>
      <w:r w:rsidR="004521A5">
        <w:t xml:space="preserve">, </w:t>
      </w:r>
      <w:r w:rsidR="004521A5" w:rsidRPr="004842EF">
        <w:rPr>
          <w:rFonts w:ascii="Consolas" w:hAnsi="Consolas" w:cs="Consolas"/>
          <w:color w:val="3F7F7F"/>
          <w:sz w:val="18"/>
          <w:szCs w:val="18"/>
          <w:lang w:val="hr-HR"/>
        </w:rPr>
        <w:t>Condition</w:t>
      </w:r>
      <w:r w:rsidR="004521A5">
        <w:t xml:space="preserve"> and finally in the </w:t>
      </w:r>
      <w:r w:rsidR="004521A5" w:rsidRPr="004842EF">
        <w:rPr>
          <w:rFonts w:ascii="Consolas" w:hAnsi="Consolas" w:cs="Consolas"/>
          <w:color w:val="3F7F7F"/>
          <w:sz w:val="18"/>
          <w:szCs w:val="18"/>
          <w:lang w:val="hr-HR"/>
        </w:rPr>
        <w:t>VariableDefinition</w:t>
      </w:r>
      <w:r w:rsidR="004521A5">
        <w:t xml:space="preserve"> with the </w:t>
      </w:r>
      <w:r w:rsidR="004521A5" w:rsidRPr="004842EF">
        <w:rPr>
          <w:rFonts w:ascii="Consolas" w:hAnsi="Consolas" w:cs="Consolas"/>
          <w:color w:val="7F007F"/>
          <w:sz w:val="18"/>
          <w:szCs w:val="18"/>
          <w:lang w:val="hr-HR"/>
        </w:rPr>
        <w:t>VariableId</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part)</w:t>
      </w:r>
      <w:ins w:id="252" w:author="Diogo José Domingues Regateiro" w:date="2015-06-01T16:43:00Z">
        <w:r w:rsidR="004538CA">
          <w:t>,</w:t>
        </w:r>
      </w:ins>
      <w:r w:rsidR="004521A5">
        <w:t xml:space="preserve"> </w:t>
      </w:r>
      <w:del w:id="253" w:author="Diogo José Domingues Regateiro" w:date="2015-06-01T16:43:00Z">
        <w:r w:rsidR="004521A5" w:rsidDel="004538CA">
          <w:delText xml:space="preserve">that </w:delText>
        </w:r>
      </w:del>
      <w:ins w:id="254" w:author="Diogo José Domingues Regateiro" w:date="2015-06-01T16:43:00Z">
        <w:r w:rsidR="004538CA">
          <w:t xml:space="preserve">which </w:t>
        </w:r>
      </w:ins>
      <w:r w:rsidR="004521A5">
        <w:t>states that</w:t>
      </w:r>
      <w:del w:id="255" w:author="Diogo José Domingues Regateiro" w:date="2015-06-01T16:43:00Z">
        <w:r w:rsidR="004521A5" w:rsidDel="004538CA">
          <w:delText xml:space="preserve"> if</w:delText>
        </w:r>
      </w:del>
      <w:r w:rsidR="004521A5">
        <w:t xml:space="preserve"> a subject's age </w:t>
      </w:r>
      <w:ins w:id="256" w:author="Diogo José Domingues Regateiro" w:date="2015-06-01T16:43:00Z">
        <w:r w:rsidR="004538CA" w:rsidRPr="004538CA">
          <w:t>(</w:t>
        </w:r>
      </w:ins>
      <w:r w:rsidR="004521A5" w:rsidRPr="004842EF">
        <w:rPr>
          <w:rFonts w:ascii="Consolas" w:hAnsi="Consolas" w:cs="Consolas"/>
          <w:i/>
          <w:iCs/>
          <w:color w:val="2A00FF"/>
          <w:sz w:val="18"/>
          <w:szCs w:val="18"/>
          <w:lang w:val="hr-HR"/>
        </w:rPr>
        <w:t>subject:age</w:t>
      </w:r>
      <w:ins w:id="257" w:author="Diogo José Domingues Regateiro" w:date="2015-06-01T16:43:00Z">
        <w:r w:rsidR="004538CA" w:rsidRPr="004538CA">
          <w:rPr>
            <w:rFonts w:ascii="Consolas" w:hAnsi="Consolas" w:cs="Consolas"/>
            <w:iCs/>
            <w:color w:val="2A00FF"/>
            <w:sz w:val="18"/>
            <w:szCs w:val="18"/>
            <w:lang w:val="hr-HR"/>
          </w:rPr>
          <w:t>)</w:t>
        </w:r>
      </w:ins>
      <w:r w:rsidR="004521A5">
        <w:t xml:space="preserve"> needs to be greater or equal than the environmental variable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r w:rsidR="004521A5" w:rsidRPr="004842EF">
        <w:rPr>
          <w:rFonts w:ascii="Consolas" w:hAnsi="Consolas" w:cs="Consolas"/>
          <w:i/>
          <w:iCs/>
          <w:color w:val="2A00FF"/>
          <w:sz w:val="18"/>
          <w:szCs w:val="18"/>
          <w:lang w:val="hr-HR"/>
        </w:rPr>
        <w:t>Deny</w:t>
      </w:r>
      <w:r w:rsidR="004521A5">
        <w:t xml:space="preserve"> and is allowed only if all of the conditions are met. The </w:t>
      </w:r>
      <w:r w:rsidR="004521A5" w:rsidRPr="004842EF">
        <w:rPr>
          <w:rFonts w:ascii="Consolas" w:hAnsi="Consolas" w:cs="Consolas"/>
          <w:color w:val="7F007F"/>
          <w:sz w:val="18"/>
          <w:szCs w:val="18"/>
          <w:lang w:val="hr-HR"/>
        </w:rPr>
        <w:t>MustBePresent</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r w:rsidR="004521A5">
        <w:rPr>
          <w:rFonts w:ascii="Consolas" w:hAnsi="Consolas" w:cs="Consolas"/>
          <w:i/>
          <w:iCs/>
          <w:color w:val="2A00FF"/>
          <w:sz w:val="18"/>
          <w:szCs w:val="18"/>
          <w:lang w:val="hr-HR"/>
        </w:rPr>
        <w:t>false</w:t>
      </w:r>
      <w:r w:rsidR="004521A5" w:rsidRPr="004842EF">
        <w:rPr>
          <w:rFonts w:ascii="Consolas" w:hAnsi="Consolas" w:cs="Consolas"/>
          <w:i/>
          <w:iCs/>
          <w:color w:val="2A00FF"/>
          <w:sz w:val="18"/>
          <w:szCs w:val="18"/>
          <w:lang w:val="hr-HR"/>
        </w:rPr>
        <w:t>"</w:t>
      </w:r>
      <w:r w:rsidR="004521A5">
        <w:t xml:space="preserve"> values in the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r w:rsidR="004521A5" w:rsidRPr="004842EF">
        <w:rPr>
          <w:rFonts w:ascii="Consolas" w:hAnsi="Consolas" w:cs="Consolas"/>
          <w:i/>
          <w:iCs/>
          <w:color w:val="2A00FF"/>
          <w:sz w:val="18"/>
          <w:szCs w:val="18"/>
          <w:lang w:val="hr-HR"/>
        </w:rPr>
        <w:t>subject:age</w:t>
      </w:r>
      <w:r w:rsidR="004521A5">
        <w:t xml:space="preserve"> means that that if the original request doesn't contain these values </w:t>
      </w:r>
      <w:del w:id="258" w:author="Diogo José Domingues Regateiro" w:date="2015-06-01T16:46:00Z">
        <w:r w:rsidR="004521A5" w:rsidDel="004538CA">
          <w:delText xml:space="preserve">so </w:delText>
        </w:r>
      </w:del>
      <w:r w:rsidR="004521A5">
        <w:t xml:space="preserve">the PDP can contact a PIP </w:t>
      </w:r>
      <w:del w:id="259" w:author="Diogo José Domingues Regateiro" w:date="2015-06-01T16:46:00Z">
        <w:r w:rsidR="004521A5" w:rsidDel="004538CA">
          <w:delText xml:space="preserve">and </w:delText>
        </w:r>
      </w:del>
      <w:ins w:id="260" w:author="Diogo José Domingues Regateiro" w:date="2015-06-01T16:46:00Z">
        <w:r w:rsidR="004538CA">
          <w:t xml:space="preserve">to </w:t>
        </w:r>
      </w:ins>
      <w:r w:rsidR="004521A5">
        <w:t>fetch the</w:t>
      </w:r>
      <w:ins w:id="261" w:author="Diogo José Domingues Regateiro" w:date="2015-06-01T16:46:00Z">
        <w:r w:rsidR="004538CA">
          <w:t>m</w:t>
        </w:r>
      </w:ins>
      <w:del w:id="262" w:author="Diogo José Domingues Regateiro" w:date="2015-06-01T16:46:00Z">
        <w:r w:rsidR="004521A5" w:rsidDel="004538CA">
          <w:delText>se values</w:delText>
        </w:r>
      </w:del>
      <w:r w:rsidR="004521A5">
        <w:t>.</w:t>
      </w:r>
    </w:p>
    <w:tbl>
      <w:tblPr>
        <w:tblW w:w="8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3"/>
      </w:tblGrid>
      <w:tr w:rsidR="00207B5F" w14:paraId="07E72D64" w14:textId="77777777" w:rsidTr="00207B5F">
        <w:trPr>
          <w:trHeight w:val="6865"/>
          <w:jc w:val="center"/>
        </w:trPr>
        <w:tc>
          <w:tcPr>
            <w:tcW w:w="8673" w:type="dxa"/>
          </w:tcPr>
          <w:p w14:paraId="0C5A11CF"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14:paraId="7669D8C9"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"Request" : {</w:t>
            </w:r>
          </w:p>
          <w:p w14:paraId="55AE85C3"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"AccessSubject" : {</w:t>
            </w:r>
          </w:p>
          <w:p w14:paraId="234E75AA"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"Attribute" : [</w:t>
            </w:r>
          </w:p>
          <w:p w14:paraId="1404BCD9"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14CD8C41"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25,</w:t>
            </w:r>
          </w:p>
          <w:p w14:paraId="2C8A4EAA"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"DataType" : "integer",</w:t>
            </w:r>
          </w:p>
          <w:p w14:paraId="50F89A50"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"urn:oasis:names:tc:xacml:1.0:subject:age"                 </w:t>
            </w:r>
          </w:p>
          <w:p w14:paraId="6C44BEA2"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2452494F"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03D32A4E"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"SubjectName",</w:t>
            </w:r>
          </w:p>
          <w:p w14:paraId="570A9434"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"urn:oasis:names:tc:xacml:1.0:subject:name"                 </w:t>
            </w:r>
          </w:p>
          <w:p w14:paraId="4BE46CA0"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152818E2"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3E4F5903"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0516A9CD"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"Action" : {</w:t>
            </w:r>
          </w:p>
          <w:p w14:paraId="517CCB8E"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 : </w:t>
            </w:r>
          </w:p>
          <w:p w14:paraId="3B99D543"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14:paraId="17973A8B"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"drive",</w:t>
            </w:r>
          </w:p>
          <w:p w14:paraId="1FAD99C0"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"urn:oasis:names:tc:xacml:1.0:action:action-id"</w:t>
            </w:r>
          </w:p>
          <w:p w14:paraId="61F01784"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52C308B4"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1F31D4DC"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"Resource" : {</w:t>
            </w:r>
          </w:p>
          <w:p w14:paraId="55BFABE0"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"Attribute" : [</w:t>
            </w:r>
          </w:p>
          <w:p w14:paraId="353193CE"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4A002119"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14:paraId="02029F11"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"urn:oasis:names:tc:xacml:1.0:resource:resource-id"</w:t>
            </w:r>
          </w:p>
          <w:p w14:paraId="399D00A1"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572DF5D5"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14:paraId="193CD8F4"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4E5BC3AF" w14:textId="77777777"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14:paraId="316EEF82" w14:textId="77777777"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14:paraId="4AC4FCAA" w14:textId="77777777" w:rsidR="00207B5F" w:rsidRDefault="00207B5F" w:rsidP="00207B5F">
      <w:pPr>
        <w:pStyle w:val="Caption"/>
        <w:spacing w:before="240"/>
      </w:pPr>
      <w:bookmarkStart w:id="263" w:name="_Ref419731779"/>
      <w:bookmarkStart w:id="264" w:name="_Toc420892372"/>
      <w:r>
        <w:t xml:space="preserve">Figure </w:t>
      </w:r>
      <w:r w:rsidR="0019155B">
        <w:fldChar w:fldCharType="begin"/>
      </w:r>
      <w:r w:rsidR="0019155B">
        <w:instrText xml:space="preserve"> SEQ Figure \* ARABIC </w:instrText>
      </w:r>
      <w:r w:rsidR="0019155B">
        <w:fldChar w:fldCharType="separate"/>
      </w:r>
      <w:r w:rsidR="000C1277">
        <w:rPr>
          <w:noProof/>
        </w:rPr>
        <w:t>3</w:t>
      </w:r>
      <w:r w:rsidR="0019155B">
        <w:rPr>
          <w:noProof/>
        </w:rPr>
        <w:fldChar w:fldCharType="end"/>
      </w:r>
      <w:bookmarkEnd w:id="263"/>
      <w:r>
        <w:t>. Example of a XACML request in the JSON format</w:t>
      </w:r>
      <w:bookmarkEnd w:id="264"/>
    </w:p>
    <w:p w14:paraId="021DED76" w14:textId="0B63661A" w:rsidR="00FD7B99" w:rsidRDefault="00207B5F" w:rsidP="000A27DB">
      <w:r>
        <w:tab/>
        <w:t xml:space="preserve">In </w:t>
      </w:r>
      <w:r w:rsidR="00884F01">
        <w:fldChar w:fldCharType="begin"/>
      </w:r>
      <w:r>
        <w:instrText xml:space="preserve"> REF _Ref419731779 \h </w:instrText>
      </w:r>
      <w:r w:rsidR="00884F01">
        <w:fldChar w:fldCharType="separate"/>
      </w:r>
      <w:r w:rsidR="000C1277">
        <w:t xml:space="preserve">Figure </w:t>
      </w:r>
      <w:r w:rsidR="000C1277">
        <w:rPr>
          <w:noProof/>
        </w:rPr>
        <w:t>3</w:t>
      </w:r>
      <w:r w:rsidR="00884F01">
        <w:fldChar w:fldCharType="end"/>
      </w:r>
      <w:r>
        <w:t xml:space="preserve"> an example of a request</w:t>
      </w:r>
      <w:ins w:id="265" w:author="Diogo José Domingues Regateiro" w:date="2015-06-01T16:47:00Z">
        <w:r w:rsidR="004538CA">
          <w:t xml:space="preserve"> in JSON format</w:t>
        </w:r>
      </w:ins>
      <w:r>
        <w:t xml:space="preserve"> can be seen. </w:t>
      </w:r>
      <w:del w:id="266" w:author="Diogo José Domingues Regateiro" w:date="2015-06-01T16:48:00Z">
        <w:r w:rsidDel="004538CA">
          <w:delText>As it can be seen, t</w:delText>
        </w:r>
      </w:del>
      <w:ins w:id="267" w:author="Diogo José Domingues Regateiro" w:date="2015-06-01T16:48:00Z">
        <w:r w:rsidR="004538CA">
          <w:t>T</w:t>
        </w:r>
      </w:ins>
      <w:r>
        <w:t xml:space="preserve">he JSON format of XACML is somewhat easier to read and is less cluttered than the original XML variant. This request simply states that it wants to execute the action </w:t>
      </w:r>
      <w:r>
        <w:rPr>
          <w:rFonts w:ascii="Consolas" w:hAnsi="Consolas" w:cs="Consolas"/>
          <w:lang w:val="hr-HR"/>
        </w:rPr>
        <w:t>drive</w:t>
      </w:r>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14:paraId="512B8A54" w14:textId="77777777" w:rsidR="00FD7B99" w:rsidRDefault="00FD7B99" w:rsidP="000A27DB">
      <w:r>
        <w:rPr>
          <w:noProof/>
          <w:lang w:eastAsia="en-GB"/>
        </w:rPr>
        <w:lastRenderedPageBreak/>
        <w:drawing>
          <wp:inline distT="0" distB="0" distL="0" distR="0" wp14:anchorId="32BA7F92" wp14:editId="37BCCBBF">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20" cstate="print"/>
                    <a:stretch>
                      <a:fillRect/>
                    </a:stretch>
                  </pic:blipFill>
                  <pic:spPr>
                    <a:xfrm>
                      <a:off x="0" y="0"/>
                      <a:ext cx="5579745" cy="4843780"/>
                    </a:xfrm>
                    <a:prstGeom prst="rect">
                      <a:avLst/>
                    </a:prstGeom>
                  </pic:spPr>
                </pic:pic>
              </a:graphicData>
            </a:graphic>
          </wp:inline>
        </w:drawing>
      </w:r>
    </w:p>
    <w:p w14:paraId="0E6696C8" w14:textId="77777777" w:rsidR="00FD7B99" w:rsidRDefault="00FD7B99" w:rsidP="00F845CD">
      <w:pPr>
        <w:pStyle w:val="Caption"/>
        <w:spacing w:before="240"/>
      </w:pPr>
      <w:bookmarkStart w:id="268" w:name="_Ref420676830"/>
      <w:bookmarkStart w:id="269" w:name="_Toc420892373"/>
      <w:r>
        <w:t xml:space="preserve">Figure </w:t>
      </w:r>
      <w:r w:rsidR="0019155B">
        <w:fldChar w:fldCharType="begin"/>
      </w:r>
      <w:r w:rsidR="0019155B">
        <w:instrText xml:space="preserve"> SEQ Figure \* ARABIC </w:instrText>
      </w:r>
      <w:r w:rsidR="0019155B">
        <w:fldChar w:fldCharType="separate"/>
      </w:r>
      <w:r w:rsidR="000C1277">
        <w:rPr>
          <w:noProof/>
        </w:rPr>
        <w:t>4</w:t>
      </w:r>
      <w:r w:rsidR="0019155B">
        <w:rPr>
          <w:noProof/>
        </w:rPr>
        <w:fldChar w:fldCharType="end"/>
      </w:r>
      <w:bookmarkEnd w:id="268"/>
      <w:r>
        <w:t xml:space="preserve">. Architecture proposed by the OASIS XACML standard </w:t>
      </w:r>
      <w:sdt>
        <w:sdtPr>
          <w:id w:val="180434477"/>
          <w:citation/>
        </w:sdtPr>
        <w:sdtEnd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bookmarkEnd w:id="269"/>
      <w:r>
        <w:t xml:space="preserve"> </w:t>
      </w:r>
    </w:p>
    <w:p w14:paraId="10B32E1B" w14:textId="77777777" w:rsidR="00FD7B99" w:rsidRDefault="00FD7B99" w:rsidP="00FD7B99">
      <w:r>
        <w:tab/>
      </w:r>
      <w:r w:rsidR="00884F01">
        <w:fldChar w:fldCharType="begin"/>
      </w:r>
      <w:r>
        <w:instrText xml:space="preserve"> REF _Ref420676830 \h </w:instrText>
      </w:r>
      <w:r w:rsidR="00884F01">
        <w:fldChar w:fldCharType="separate"/>
      </w:r>
      <w:r w:rsidR="000C1277">
        <w:t xml:space="preserve">Figure </w:t>
      </w:r>
      <w:r w:rsidR="000C1277">
        <w:rPr>
          <w:noProof/>
        </w:rPr>
        <w:t>4</w:t>
      </w:r>
      <w:r w:rsidR="00884F01">
        <w:fldChar w:fldCharType="end"/>
      </w:r>
      <w:r>
        <w:t xml:space="preserve"> shows the architecture proposed in the OASIS XACML standard. </w:t>
      </w:r>
      <w:r w:rsidR="00F51454">
        <w:t>The components are as follows:</w:t>
      </w:r>
    </w:p>
    <w:p w14:paraId="44FC852B" w14:textId="77777777" w:rsidR="00F51454" w:rsidRDefault="00F51454" w:rsidP="00F51454">
      <w:pPr>
        <w:pStyle w:val="ListParagraph"/>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14:paraId="268DA7C7" w14:textId="77777777" w:rsidR="00F51454" w:rsidRDefault="00F51454" w:rsidP="00F51454">
      <w:pPr>
        <w:pStyle w:val="ListParagraph"/>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14:paraId="236A3903" w14:textId="77777777" w:rsidR="00F51454" w:rsidRDefault="00F51454" w:rsidP="00F51454">
      <w:pPr>
        <w:pStyle w:val="ListParagraph"/>
        <w:numPr>
          <w:ilvl w:val="0"/>
          <w:numId w:val="30"/>
        </w:numPr>
      </w:pPr>
      <w:r>
        <w:t>PIP (Policy Information point)</w:t>
      </w:r>
      <w:r w:rsidR="008433E3">
        <w:t xml:space="preserve"> - This component is responsible for retrieving attributes. The attributes are split into three types: subject, environment and resource attributes;</w:t>
      </w:r>
    </w:p>
    <w:p w14:paraId="3D19F903" w14:textId="77777777" w:rsidR="00F51454" w:rsidRDefault="00F51454" w:rsidP="00F51454">
      <w:pPr>
        <w:pStyle w:val="ListParagraph"/>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14:paraId="2872C886" w14:textId="77777777" w:rsidR="00F51454" w:rsidRDefault="00F51454" w:rsidP="00F51454">
      <w:pPr>
        <w:pStyle w:val="ListParagraph"/>
        <w:numPr>
          <w:ilvl w:val="0"/>
          <w:numId w:val="30"/>
        </w:numPr>
      </w:pPr>
      <w:r>
        <w:lastRenderedPageBreak/>
        <w:t>access requester - entity that is requesting a resource</w:t>
      </w:r>
      <w:r w:rsidR="00646CA0">
        <w:t>;</w:t>
      </w:r>
    </w:p>
    <w:p w14:paraId="56838DC0" w14:textId="77777777" w:rsidR="00F51454" w:rsidRDefault="00F51454" w:rsidP="00F51454">
      <w:pPr>
        <w:pStyle w:val="ListParagraph"/>
        <w:numPr>
          <w:ilvl w:val="0"/>
          <w:numId w:val="30"/>
        </w:numPr>
      </w:pPr>
      <w:r>
        <w:t>obligations service - service that</w:t>
      </w:r>
      <w:r w:rsidR="009C3E25">
        <w:t xml:space="preserve"> executes any obligations after the evaluation is complete</w:t>
      </w:r>
    </w:p>
    <w:p w14:paraId="0FE1ED1F" w14:textId="77777777" w:rsidR="00F51454" w:rsidRDefault="00F51454" w:rsidP="00F51454">
      <w:pPr>
        <w:pStyle w:val="ListParagraph"/>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14:paraId="69528717" w14:textId="77777777" w:rsidR="00F51454" w:rsidRDefault="00F51454" w:rsidP="00F51454">
      <w:pPr>
        <w:pStyle w:val="ListParagraph"/>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14:paraId="1E156C7A" w14:textId="77777777" w:rsidR="00F40C46" w:rsidRDefault="00F51454" w:rsidP="00F40C46">
      <w:pPr>
        <w:pStyle w:val="ListParagraph"/>
        <w:numPr>
          <w:ilvl w:val="0"/>
          <w:numId w:val="30"/>
        </w:numPr>
      </w:pPr>
      <w:r>
        <w:t>environment -</w:t>
      </w:r>
      <w:r w:rsidR="00D63D0E">
        <w:t xml:space="preserve"> entity containing one or more environmental attributes.</w:t>
      </w:r>
    </w:p>
    <w:p w14:paraId="36EF461C" w14:textId="77777777" w:rsidR="00F40C46" w:rsidRDefault="00F40C46" w:rsidP="00F40C46">
      <w:r>
        <w:t>One other component that should be mentioned as it was part of the architecture in version 1.0 of the standard and will be relevant for the work described later in this dissertation is the PRP.</w:t>
      </w:r>
    </w:p>
    <w:p w14:paraId="14616615" w14:textId="4A83D70B" w:rsidR="00F40C46" w:rsidRDefault="00F40C46" w:rsidP="00F40C46">
      <w:pPr>
        <w:pStyle w:val="ListParagraph"/>
        <w:numPr>
          <w:ilvl w:val="0"/>
          <w:numId w:val="33"/>
        </w:numPr>
      </w:pPr>
      <w:r>
        <w:t>PRP (Policy Retri</w:t>
      </w:r>
      <w:r w:rsidR="00F845CD">
        <w:t>e</w:t>
      </w:r>
      <w:r>
        <w:t>val Point)</w:t>
      </w:r>
      <w:r w:rsidR="00F845CD">
        <w:t xml:space="preserve"> - component used for retrieving </w:t>
      </w:r>
      <w:del w:id="270" w:author="Diogo José Domingues Regateiro" w:date="2015-06-01T17:01:00Z">
        <w:r w:rsidR="00F845CD" w:rsidDel="00C243C6">
          <w:delText xml:space="preserve">of </w:delText>
        </w:r>
      </w:del>
      <w:r w:rsidR="00F845CD">
        <w:t>policies. In version 1.0 it is used to provide the PDP with policies</w:t>
      </w:r>
      <w:ins w:id="271" w:author="Diogo José Domingues Regateiro" w:date="2015-06-01T17:01:00Z">
        <w:r w:rsidR="00C243C6">
          <w:t>,</w:t>
        </w:r>
      </w:ins>
      <w:r w:rsidR="00F845CD">
        <w:t xml:space="preserve"> unlike in version 3.0 as shown in </w:t>
      </w:r>
      <w:r w:rsidR="00884F01">
        <w:fldChar w:fldCharType="begin"/>
      </w:r>
      <w:r w:rsidR="00F845CD">
        <w:instrText xml:space="preserve"> REF _Ref420676830 \h </w:instrText>
      </w:r>
      <w:r w:rsidR="00884F01">
        <w:fldChar w:fldCharType="separate"/>
      </w:r>
      <w:r w:rsidR="000C1277">
        <w:t xml:space="preserve">Figure </w:t>
      </w:r>
      <w:r w:rsidR="000C1277">
        <w:rPr>
          <w:noProof/>
        </w:rPr>
        <w:t>4</w:t>
      </w:r>
      <w:r w:rsidR="00884F01">
        <w:fldChar w:fldCharType="end"/>
      </w:r>
      <w:ins w:id="272" w:author="Diogo José Domingues Regateiro" w:date="2015-06-01T17:01:00Z">
        <w:r w:rsidR="00C243C6">
          <w:t>,</w:t>
        </w:r>
      </w:ins>
      <w:r w:rsidR="00F845CD">
        <w:t xml:space="preserve"> which uses the PAP for that purpose </w:t>
      </w:r>
    </w:p>
    <w:p w14:paraId="7795F929" w14:textId="77777777"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commentRangeStart w:id="273"/>
      <w:r>
        <w:t>from</w:t>
      </w:r>
      <w:r w:rsidR="00843B53">
        <w:t xml:space="preserve"> </w:t>
      </w:r>
      <w:commentRangeEnd w:id="273"/>
      <w:r w:rsidR="00C243C6">
        <w:rPr>
          <w:rStyle w:val="CommentReference"/>
        </w:rPr>
        <w:commentReference w:id="273"/>
      </w:r>
      <w:r w:rsidR="00843B53">
        <w:t xml:space="preserve">and will be addressed in section </w:t>
      </w:r>
      <w:r w:rsidR="00884F01">
        <w:fldChar w:fldCharType="begin"/>
      </w:r>
      <w:r w:rsidR="00843B53">
        <w:instrText xml:space="preserve"> REF _Ref420687581 \n \h </w:instrText>
      </w:r>
      <w:r w:rsidR="00884F01">
        <w:fldChar w:fldCharType="separate"/>
      </w:r>
      <w:r w:rsidR="000C1277">
        <w:t>4</w:t>
      </w:r>
      <w:r w:rsidR="00884F01">
        <w:fldChar w:fldCharType="end"/>
      </w:r>
      <w:r w:rsidR="00843B53">
        <w:t>.</w:t>
      </w:r>
      <w:r>
        <w:t xml:space="preserve"> </w:t>
      </w:r>
    </w:p>
    <w:p w14:paraId="4F848950" w14:textId="77777777" w:rsidR="00640C58" w:rsidRPr="009839D4" w:rsidRDefault="00586B84" w:rsidP="007738CA">
      <w:pPr>
        <w:pStyle w:val="Heading2"/>
      </w:pPr>
      <w:bookmarkStart w:id="274" w:name="_Ref420572314"/>
      <w:bookmarkStart w:id="275" w:name="_Toc420893194"/>
      <w:r w:rsidRPr="009839D4">
        <w:t>The Internet of T</w:t>
      </w:r>
      <w:r w:rsidR="005400C8" w:rsidRPr="009839D4">
        <w:t>hings (</w:t>
      </w:r>
      <w:r w:rsidR="00982198" w:rsidRPr="009839D4">
        <w:t>IoT</w:t>
      </w:r>
      <w:r w:rsidR="005400C8" w:rsidRPr="009839D4">
        <w:t>)</w:t>
      </w:r>
      <w:bookmarkEnd w:id="274"/>
      <w:bookmarkEnd w:id="275"/>
    </w:p>
    <w:p w14:paraId="2A949FCD" w14:textId="77777777"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14:paraId="22C337DE" w14:textId="1ACF4490"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del w:id="276" w:author="Diogo José Domingues Regateiro" w:date="2015-06-01T17:11:00Z">
        <w:r w:rsidR="00425EFC" w:rsidDel="00C243C6">
          <w:delText xml:space="preserve"> </w:delText>
        </w:r>
      </w:del>
      <w:r w:rsidR="00633909" w:rsidRPr="009839D4">
        <w:t>.</w:t>
      </w:r>
      <w:r w:rsidR="00434787" w:rsidRPr="009839D4">
        <w:t xml:space="preserve"> Although there are a lot of definitions of the IoT and the somewhat changing and branching nature of the development trends in this area</w:t>
      </w:r>
      <w:ins w:id="277" w:author="Diogo José Domingues Regateiro" w:date="2015-06-01T17:12:00Z">
        <w:r w:rsidR="000C56A7">
          <w:t>,</w:t>
        </w:r>
      </w:ins>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EndPr/>
        <w:sdtContent>
          <w:r w:rsidR="00884F01">
            <w:fldChar w:fldCharType="begin"/>
          </w:r>
          <w:r w:rsidR="00425EFC">
            <w:rPr>
              <w:lang w:val="hr-HR"/>
            </w:rPr>
            <w:instrText xml:space="preserve"> CITATION LuT10 \l 1050 </w:instrText>
          </w:r>
          <w:r w:rsidR="00884F01">
            <w:fldChar w:fldCharType="separate"/>
          </w:r>
          <w:r w:rsidR="008C5E72">
            <w:rPr>
              <w:noProof/>
              <w:lang w:val="hr-HR"/>
            </w:rPr>
            <w:t xml:space="preserve"> </w:t>
          </w:r>
          <w:r w:rsidR="008C5E72" w:rsidRPr="008C5E72">
            <w:rPr>
              <w:noProof/>
              <w:lang w:val="hr-HR"/>
            </w:rPr>
            <w:t>[14]</w:t>
          </w:r>
          <w:r w:rsidR="00884F0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commentRangeStart w:id="278"/>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w:t>
      </w:r>
      <w:commentRangeEnd w:id="278"/>
      <w:r w:rsidR="000C56A7">
        <w:rPr>
          <w:rStyle w:val="CommentReference"/>
        </w:rPr>
        <w:commentReference w:id="278"/>
      </w:r>
      <w:r w:rsidR="002E0EA1" w:rsidRPr="009839D4">
        <w:t xml:space="preserve">: home automation, industrial automation, medical aids, mobile health care, elderly assistance, intelligent energy management and smart grids, automotive, traffic management and many others </w:t>
      </w:r>
      <w:sdt>
        <w:sdtPr>
          <w:id w:val="9351416"/>
          <w:citation/>
        </w:sdtPr>
        <w:sdtEndPr/>
        <w:sdtContent>
          <w:r w:rsidR="00884F01" w:rsidRPr="009839D4">
            <w:fldChar w:fldCharType="begin"/>
          </w:r>
          <w:r w:rsidR="002E0EA1" w:rsidRPr="009839D4">
            <w:instrText xml:space="preserve"> CITATION Lui10 \l 1050 </w:instrText>
          </w:r>
          <w:r w:rsidR="00884F01" w:rsidRPr="009839D4">
            <w:fldChar w:fldCharType="separate"/>
          </w:r>
          <w:r w:rsidR="008C5E72">
            <w:rPr>
              <w:noProof/>
            </w:rPr>
            <w:t>[15]</w:t>
          </w:r>
          <w:r w:rsidR="00884F01" w:rsidRPr="009839D4">
            <w:fldChar w:fldCharType="end"/>
          </w:r>
        </w:sdtContent>
      </w:sdt>
      <w:sdt>
        <w:sdtPr>
          <w:id w:val="9351417"/>
          <w:citation/>
        </w:sdtPr>
        <w:sdtEndPr/>
        <w:sdtContent>
          <w:r w:rsidR="00884F01" w:rsidRPr="009839D4">
            <w:fldChar w:fldCharType="begin"/>
          </w:r>
          <w:r w:rsidR="002E0EA1" w:rsidRPr="009839D4">
            <w:instrText xml:space="preserve"> CITATION And14 \l 1050 </w:instrText>
          </w:r>
          <w:r w:rsidR="00884F01" w:rsidRPr="009839D4">
            <w:fldChar w:fldCharType="separate"/>
          </w:r>
          <w:r w:rsidR="008C5E72">
            <w:rPr>
              <w:noProof/>
            </w:rPr>
            <w:t xml:space="preserve"> [16]</w:t>
          </w:r>
          <w:r w:rsidR="00884F01"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del w:id="279" w:author="Diogo José Domingues Regateiro" w:date="2015-06-01T17:15:00Z">
        <w:r w:rsidR="00251324" w:rsidRPr="009839D4" w:rsidDel="000C56A7">
          <w:delText xml:space="preserve">or </w:delText>
        </w:r>
      </w:del>
      <w:ins w:id="280" w:author="Diogo José Domingues Regateiro" w:date="2015-06-01T17:15:00Z">
        <w:r w:rsidR="000C56A7">
          <w:t>and</w:t>
        </w:r>
        <w:r w:rsidR="000C56A7" w:rsidRPr="009839D4">
          <w:t xml:space="preserve"> </w:t>
        </w:r>
      </w:ins>
      <w:r w:rsidR="00251324" w:rsidRPr="009839D4">
        <w:t>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EndPr/>
        <w:sdtContent>
          <w:r w:rsidR="00884F01" w:rsidRPr="009839D4">
            <w:fldChar w:fldCharType="begin"/>
          </w:r>
          <w:r w:rsidR="000170B1" w:rsidRPr="009839D4">
            <w:instrText xml:space="preserve"> CITATION Lui10 \l 1050 </w:instrText>
          </w:r>
          <w:r w:rsidR="00884F01" w:rsidRPr="009839D4">
            <w:fldChar w:fldCharType="separate"/>
          </w:r>
          <w:r w:rsidR="008C5E72">
            <w:rPr>
              <w:noProof/>
            </w:rPr>
            <w:t>[15]</w:t>
          </w:r>
          <w:r w:rsidR="00884F01" w:rsidRPr="009839D4">
            <w:fldChar w:fldCharType="end"/>
          </w:r>
        </w:sdtContent>
      </w:sdt>
      <w:r w:rsidR="000170B1" w:rsidRPr="009839D4">
        <w:t xml:space="preserve"> wrote. </w:t>
      </w:r>
      <w:r w:rsidR="000170B1" w:rsidRPr="009839D4">
        <w:lastRenderedPageBreak/>
        <w:t xml:space="preserve">They explain </w:t>
      </w:r>
      <w:del w:id="281" w:author="Diogo José Domingues Regateiro" w:date="2015-06-01T17:18:00Z">
        <w:r w:rsidR="000170B1" w:rsidRPr="009839D4" w:rsidDel="000C56A7">
          <w:delText xml:space="preserve">that </w:delText>
        </w:r>
      </w:del>
      <w:r w:rsidR="000170B1" w:rsidRPr="009839D4">
        <w:t xml:space="preserve">the two main views </w:t>
      </w:r>
      <w:r w:rsidR="00F13E81">
        <w:t xml:space="preserve">that </w:t>
      </w:r>
      <w:r w:rsidR="000170B1" w:rsidRPr="009839D4">
        <w:t>come from the name "Internet of Things"</w:t>
      </w:r>
      <w:r w:rsidR="00F13E81">
        <w:t xml:space="preserve"> and </w:t>
      </w:r>
      <w:del w:id="282" w:author="Diogo José Domingues Regateiro" w:date="2015-06-01T17:18:00Z">
        <w:r w:rsidR="00F13E81" w:rsidDel="000C56A7">
          <w:delText xml:space="preserve">one </w:delText>
        </w:r>
      </w:del>
      <w:ins w:id="283" w:author="Diogo José Domingues Regateiro" w:date="2015-06-01T17:18:00Z">
        <w:r w:rsidR="000C56A7">
          <w:t xml:space="preserve">an </w:t>
        </w:r>
      </w:ins>
      <w:r w:rsidR="00F13E81">
        <w:t>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w:t>
      </w:r>
      <w:del w:id="284" w:author="Diogo José Domingues Regateiro" w:date="2015-06-01T17:17:00Z">
        <w:r w:rsidR="002F37A0" w:rsidRPr="009839D4" w:rsidDel="000C56A7">
          <w:delText xml:space="preserve"> </w:delText>
        </w:r>
      </w:del>
      <w:r w:rsidR="002F37A0" w:rsidRPr="009839D4">
        <w:t>,</w:t>
      </w:r>
      <w:ins w:id="285" w:author="Diogo José Domingues Regateiro" w:date="2015-06-01T17:17:00Z">
        <w:r w:rsidR="000C56A7">
          <w:t xml:space="preserve"> </w:t>
        </w:r>
      </w:ins>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14:paraId="3643028F" w14:textId="078A3693"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 xml:space="preserve">is huge and could over saturate the network, </w:t>
      </w:r>
      <w:del w:id="286" w:author="Diogo José Domingues Regateiro" w:date="2015-06-01T17:19:00Z">
        <w:r w:rsidR="00CF3F50" w:rsidRPr="009839D4" w:rsidDel="000C56A7">
          <w:delText>the data</w:delText>
        </w:r>
      </w:del>
      <w:ins w:id="287" w:author="Diogo José Domingues Regateiro" w:date="2015-06-01T17:19:00Z">
        <w:r w:rsidR="000C56A7">
          <w:t>it</w:t>
        </w:r>
      </w:ins>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EndPr/>
        <w:sdtContent>
          <w:r w:rsidR="00884F01" w:rsidRPr="009839D4">
            <w:fldChar w:fldCharType="begin"/>
          </w:r>
          <w:r w:rsidR="0097277F" w:rsidRPr="009839D4">
            <w:instrText xml:space="preserve"> CITATION QiJ14 \l 1050 </w:instrText>
          </w:r>
          <w:r w:rsidR="00884F01" w:rsidRPr="009839D4">
            <w:fldChar w:fldCharType="separate"/>
          </w:r>
          <w:r w:rsidR="00D308C6">
            <w:rPr>
              <w:noProof/>
            </w:rPr>
            <w:t>[17]</w:t>
          </w:r>
          <w:r w:rsidR="00884F01" w:rsidRPr="009839D4">
            <w:fldChar w:fldCharType="end"/>
          </w:r>
        </w:sdtContent>
      </w:sdt>
      <w:sdt>
        <w:sdtPr>
          <w:id w:val="3545329"/>
          <w:citation/>
        </w:sdtPr>
        <w:sdtEndPr/>
        <w:sdtContent>
          <w:r w:rsidR="00884F01" w:rsidRPr="009839D4">
            <w:fldChar w:fldCharType="begin"/>
          </w:r>
          <w:r w:rsidR="00DC7949" w:rsidRPr="009839D4">
            <w:instrText xml:space="preserve"> CITATION Hui12 \l 1050 </w:instrText>
          </w:r>
          <w:r w:rsidR="00884F01" w:rsidRPr="009839D4">
            <w:fldChar w:fldCharType="separate"/>
          </w:r>
          <w:r w:rsidR="00D308C6">
            <w:rPr>
              <w:noProof/>
            </w:rPr>
            <w:t xml:space="preserve"> [18]</w:t>
          </w:r>
          <w:r w:rsidR="00884F01" w:rsidRPr="009839D4">
            <w:fldChar w:fldCharType="end"/>
          </w:r>
        </w:sdtContent>
      </w:sdt>
      <w:sdt>
        <w:sdtPr>
          <w:id w:val="3545330"/>
          <w:citation/>
        </w:sdtPr>
        <w:sdtEndPr/>
        <w:sdtContent>
          <w:r w:rsidR="00884F01" w:rsidRPr="009839D4">
            <w:fldChar w:fldCharType="begin"/>
          </w:r>
          <w:r w:rsidR="00807F3D" w:rsidRPr="009839D4">
            <w:instrText xml:space="preserve"> CITATION SSi14 \l 1050 </w:instrText>
          </w:r>
          <w:r w:rsidR="00884F01" w:rsidRPr="009839D4">
            <w:fldChar w:fldCharType="separate"/>
          </w:r>
          <w:r w:rsidR="00D308C6">
            <w:rPr>
              <w:noProof/>
            </w:rPr>
            <w:t xml:space="preserve"> [19]</w:t>
          </w:r>
          <w:r w:rsidR="00884F0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w:t>
      </w:r>
      <w:del w:id="288" w:author="Diogo José Domingues Regateiro" w:date="2015-06-01T17:20:00Z">
        <w:r w:rsidR="004C4C33" w:rsidRPr="009839D4" w:rsidDel="000C56A7">
          <w:delText>n</w:delText>
        </w:r>
      </w:del>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ins w:id="289" w:author="Diogo José Domingues Regateiro" w:date="2015-06-01T17:20:00Z">
        <w:r w:rsidR="000C56A7">
          <w:t>n</w:t>
        </w:r>
      </w:ins>
      <w:r w:rsidR="000B368E" w:rsidRPr="009839D4">
        <w:t xml:space="preserve"> open and standardized solution </w:t>
      </w:r>
      <w:r w:rsidR="00713548" w:rsidRPr="009839D4">
        <w:t>is certainly an issue that would prove</w:t>
      </w:r>
      <w:del w:id="290" w:author="Diogo José Domingues Regateiro" w:date="2015-06-01T17:21:00Z">
        <w:r w:rsidR="00713548" w:rsidRPr="009839D4" w:rsidDel="000C56A7">
          <w:delText>d</w:delText>
        </w:r>
      </w:del>
      <w:r w:rsidR="00713548" w:rsidRPr="009839D4">
        <w:t xml:space="preserve"> to be beneficial if/when </w:t>
      </w:r>
      <w:commentRangeStart w:id="291"/>
      <w:del w:id="292" w:author="Diogo José Domingues Regateiro" w:date="2015-06-01T17:21:00Z">
        <w:r w:rsidR="00713548" w:rsidRPr="009839D4" w:rsidDel="00981F28">
          <w:delText>solved</w:delText>
        </w:r>
      </w:del>
      <w:ins w:id="293" w:author="Diogo José Domingues Regateiro" w:date="2015-06-01T17:21:00Z">
        <w:r w:rsidR="00981F28">
          <w:t>created</w:t>
        </w:r>
        <w:commentRangeEnd w:id="291"/>
        <w:r w:rsidR="00981F28">
          <w:rPr>
            <w:rStyle w:val="CommentReference"/>
          </w:rPr>
          <w:commentReference w:id="291"/>
        </w:r>
      </w:ins>
      <w:r w:rsidR="00713548" w:rsidRPr="009839D4">
        <w:t>.</w:t>
      </w:r>
    </w:p>
    <w:p w14:paraId="43C609A8" w14:textId="126CE352"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w:t>
      </w:r>
      <w:ins w:id="294" w:author="Diogo José Domingues Regateiro" w:date="2015-06-01T17:27:00Z">
        <w:r w:rsidR="00981F28">
          <w:t>,</w:t>
        </w:r>
      </w:ins>
      <w:r w:rsidR="000514FD" w:rsidRPr="009839D4">
        <w:t xml:space="preserve"> </w:t>
      </w:r>
      <w:del w:id="295" w:author="Diogo José Domingues Regateiro" w:date="2015-06-01T17:27:00Z">
        <w:r w:rsidR="000514FD" w:rsidRPr="009839D4" w:rsidDel="00981F28">
          <w:delText xml:space="preserve">and </w:delText>
        </w:r>
      </w:del>
      <w:r w:rsidR="000514FD" w:rsidRPr="009839D4">
        <w:t>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14:paraId="1F6D467A" w14:textId="77777777" w:rsidR="00F13E81" w:rsidRDefault="00CD6500" w:rsidP="001267E1">
      <w:r w:rsidRPr="009839D4">
        <w:tab/>
        <w:t xml:space="preserve">A more future oriented view and analysis is provided by </w:t>
      </w:r>
      <w:sdt>
        <w:sdtPr>
          <w:id w:val="3545327"/>
          <w:citation/>
        </w:sdtPr>
        <w:sdtEndPr/>
        <w:sdtContent>
          <w:r w:rsidR="00884F01" w:rsidRPr="009839D4">
            <w:fldChar w:fldCharType="begin"/>
          </w:r>
          <w:r w:rsidRPr="009839D4">
            <w:instrText xml:space="preserve"> CITATION Pra15 \l 1050 </w:instrText>
          </w:r>
          <w:r w:rsidR="00884F01" w:rsidRPr="009839D4">
            <w:fldChar w:fldCharType="separate"/>
          </w:r>
          <w:r w:rsidR="00D308C6">
            <w:rPr>
              <w:noProof/>
            </w:rPr>
            <w:t>[20]</w:t>
          </w:r>
          <w:r w:rsidR="00884F01" w:rsidRPr="009839D4">
            <w:fldChar w:fldCharType="end"/>
          </w:r>
        </w:sdtContent>
      </w:sdt>
      <w:sdt>
        <w:sdtPr>
          <w:id w:val="85212036"/>
          <w:citation/>
        </w:sdtPr>
        <w:sdtEndPr/>
        <w:sdtContent>
          <w:r w:rsidR="00884F01">
            <w:fldChar w:fldCharType="begin"/>
          </w:r>
          <w:r w:rsidR="00425EFC">
            <w:rPr>
              <w:lang w:val="hr-HR"/>
            </w:rPr>
            <w:instrText xml:space="preserve"> CITATION Mic10 \l 1050  </w:instrText>
          </w:r>
          <w:r w:rsidR="00884F01">
            <w:fldChar w:fldCharType="separate"/>
          </w:r>
          <w:r w:rsidR="00D308C6">
            <w:rPr>
              <w:noProof/>
              <w:lang w:val="hr-HR"/>
            </w:rPr>
            <w:t xml:space="preserve"> </w:t>
          </w:r>
          <w:r w:rsidR="00D308C6" w:rsidRPr="00D308C6">
            <w:rPr>
              <w:noProof/>
              <w:lang w:val="hr-HR"/>
            </w:rPr>
            <w:t>[21]</w:t>
          </w:r>
          <w:r w:rsidR="00884F0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w:t>
      </w:r>
      <w:r w:rsidR="00663368" w:rsidRPr="009839D4">
        <w:lastRenderedPageBreak/>
        <w:t xml:space="preserve">faster growing application domains are: Environmental Monitoring, Smart Retail, Smart Agriculture, Smart Energy and Power Grids and Smart Healthcare. </w:t>
      </w:r>
    </w:p>
    <w:p w14:paraId="3E3584FF" w14:textId="77777777"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14:paraId="263BF9D6" w14:textId="77777777" w:rsidR="002A20F3" w:rsidRPr="009839D4" w:rsidRDefault="00703C6C" w:rsidP="005C6C33">
      <w:pPr>
        <w:pStyle w:val="ListParagraph"/>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14:paraId="65EC605B" w14:textId="77777777" w:rsidR="009C3EDC" w:rsidRPr="009839D4" w:rsidRDefault="00703C6C" w:rsidP="005C6C33">
      <w:pPr>
        <w:pStyle w:val="ListParagraph"/>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14:paraId="38396631" w14:textId="2D1A87DB" w:rsidR="002A20F3" w:rsidRPr="009839D4" w:rsidRDefault="009C3EDC" w:rsidP="005C6C33">
      <w:pPr>
        <w:pStyle w:val="ListParagraph"/>
        <w:numPr>
          <w:ilvl w:val="0"/>
          <w:numId w:val="3"/>
        </w:numPr>
      </w:pPr>
      <w:r w:rsidRPr="009839D4">
        <w:t>Data Management - it is defined as "Big-Little" Data Management referring to the data usually generated by sensor networks meaning that the data generated by</w:t>
      </w:r>
      <w:ins w:id="296" w:author="Diogo José Domingues Regateiro" w:date="2015-06-01T17:34:00Z">
        <w:r w:rsidR="004A4FD1">
          <w:t>,</w:t>
        </w:r>
      </w:ins>
      <w:r w:rsidRPr="009839D4">
        <w:t xml:space="preserve"> for instance</w:t>
      </w:r>
      <w:ins w:id="297" w:author="Diogo José Domingues Regateiro" w:date="2015-06-01T17:34:00Z">
        <w:r w:rsidR="004A4FD1">
          <w:t>,</w:t>
        </w:r>
      </w:ins>
      <w:r w:rsidRPr="009839D4">
        <w:t xml:space="preserve"> temperature sensors is small in individual reading size</w:t>
      </w:r>
      <w:ins w:id="298" w:author="Diogo José Domingues Regateiro" w:date="2015-06-01T17:34:00Z">
        <w:r w:rsidR="004A4FD1">
          <w:t xml:space="preserve"> but</w:t>
        </w:r>
      </w:ins>
      <w:r w:rsidRPr="009839D4">
        <w:t xml:space="preserv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14:paraId="0D122532" w14:textId="39CD1BE8" w:rsidR="00A37746" w:rsidRPr="009839D4" w:rsidRDefault="00537B34" w:rsidP="005C6C33">
      <w:pPr>
        <w:pStyle w:val="ListParagraph"/>
        <w:numPr>
          <w:ilvl w:val="0"/>
          <w:numId w:val="3"/>
        </w:numPr>
      </w:pPr>
      <w:r w:rsidRPr="009839D4">
        <w:t xml:space="preserve">Analytics - </w:t>
      </w:r>
      <w:r w:rsidR="00387F33" w:rsidRPr="009839D4">
        <w:t xml:space="preserve">this layer mines/retrieves data from the Data Management layer and performs data processing and analysis depending on the type of data and end user of the result. </w:t>
      </w:r>
      <w:del w:id="299" w:author="Diogo José Domingues Regateiro" w:date="2015-06-01T17:36:00Z">
        <w:r w:rsidR="00387F33" w:rsidRPr="009839D4" w:rsidDel="004A4FD1">
          <w:delText xml:space="preserve">Is </w:delText>
        </w:r>
      </w:del>
      <w:ins w:id="300" w:author="Diogo José Domingues Regateiro" w:date="2015-06-01T17:36:00Z">
        <w:r w:rsidR="004A4FD1" w:rsidRPr="009839D4">
          <w:t>I</w:t>
        </w:r>
        <w:r w:rsidR="004A4FD1">
          <w:t>t</w:t>
        </w:r>
        <w:r w:rsidR="004A4FD1" w:rsidRPr="009839D4">
          <w:t xml:space="preserve"> </w:t>
        </w:r>
      </w:ins>
      <w:r w:rsidR="00387F33" w:rsidRPr="009839D4">
        <w:t xml:space="preserve">provides the </w:t>
      </w:r>
      <w:commentRangeStart w:id="301"/>
      <w:r w:rsidR="00387F33" w:rsidRPr="009839D4">
        <w:t>applications (which would be located on top)</w:t>
      </w:r>
      <w:commentRangeEnd w:id="301"/>
      <w:r w:rsidR="004A4FD1">
        <w:rPr>
          <w:rStyle w:val="CommentReference"/>
        </w:rPr>
        <w:commentReference w:id="301"/>
      </w:r>
      <w:r w:rsidR="00387F33" w:rsidRPr="009839D4">
        <w:t xml:space="preserve"> with useful data and information for subsequent use.</w:t>
      </w:r>
    </w:p>
    <w:p w14:paraId="0C2995E8" w14:textId="3DA4C1BA"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EndPr/>
        <w:sdtContent>
          <w:r w:rsidR="00884F01" w:rsidRPr="009839D4">
            <w:fldChar w:fldCharType="begin"/>
          </w:r>
          <w:r w:rsidR="00416614" w:rsidRPr="009839D4">
            <w:instrText xml:space="preserve"> CITATION SSi14 \l 1050 </w:instrText>
          </w:r>
          <w:r w:rsidR="00884F01" w:rsidRPr="009839D4">
            <w:fldChar w:fldCharType="separate"/>
          </w:r>
          <w:r w:rsidR="00D308C6">
            <w:rPr>
              <w:noProof/>
            </w:rPr>
            <w:t>[19]</w:t>
          </w:r>
          <w:r w:rsidR="00884F01" w:rsidRPr="009839D4">
            <w:fldChar w:fldCharType="end"/>
          </w:r>
        </w:sdtContent>
      </w:sdt>
      <w:sdt>
        <w:sdtPr>
          <w:id w:val="3545332"/>
          <w:citation/>
        </w:sdtPr>
        <w:sdtEndPr/>
        <w:sdtContent>
          <w:r w:rsidR="00884F01" w:rsidRPr="009839D4">
            <w:fldChar w:fldCharType="begin"/>
          </w:r>
          <w:r w:rsidR="00416614" w:rsidRPr="009839D4">
            <w:instrText xml:space="preserve"> CITATION QiJ14 \l 1050 </w:instrText>
          </w:r>
          <w:r w:rsidR="00884F01" w:rsidRPr="009839D4">
            <w:fldChar w:fldCharType="separate"/>
          </w:r>
          <w:r w:rsidR="00D308C6">
            <w:rPr>
              <w:noProof/>
            </w:rPr>
            <w:t xml:space="preserve"> [17]</w:t>
          </w:r>
          <w:r w:rsidR="00884F01" w:rsidRPr="009839D4">
            <w:fldChar w:fldCharType="end"/>
          </w:r>
        </w:sdtContent>
      </w:sdt>
      <w:r w:rsidR="00416614" w:rsidRPr="009839D4">
        <w:t xml:space="preserve"> give a good overview of the current situation in IoT </w:t>
      </w:r>
      <w:del w:id="302" w:author="Diogo José Domingues Regateiro" w:date="2015-06-01T17:39:00Z">
        <w:r w:rsidR="00416614" w:rsidRPr="009839D4" w:rsidDel="004A4FD1">
          <w:delText xml:space="preserve">and a </w:delText>
        </w:r>
        <w:commentRangeStart w:id="303"/>
        <w:r w:rsidR="00416614" w:rsidRPr="009839D4" w:rsidDel="004A4FD1">
          <w:delText>give proposals</w:delText>
        </w:r>
      </w:del>
      <w:commentRangeEnd w:id="303"/>
      <w:r w:rsidR="004A4FD1">
        <w:rPr>
          <w:rStyle w:val="CommentReference"/>
        </w:rPr>
        <w:commentReference w:id="303"/>
      </w:r>
      <w:del w:id="304" w:author="Diogo José Domingues Regateiro" w:date="2015-06-01T17:39:00Z">
        <w:r w:rsidR="00416614" w:rsidRPr="009839D4" w:rsidDel="004A4FD1">
          <w:delText xml:space="preserve"> </w:delText>
        </w:r>
      </w:del>
      <w:r w:rsidR="00416614" w:rsidRPr="009839D4">
        <w:t>for</w:t>
      </w:r>
      <w:ins w:id="305" w:author="Diogo José Domingues Regateiro" w:date="2015-06-01T17:39:00Z">
        <w:r w:rsidR="004A4FD1">
          <w:t xml:space="preserve"> a</w:t>
        </w:r>
      </w:ins>
      <w:r w:rsidR="00416614" w:rsidRPr="009839D4">
        <w:t xml:space="preserve"> more uniformed future research and developments. </w:t>
      </w:r>
    </w:p>
    <w:p w14:paraId="3268953D" w14:textId="77777777" w:rsidR="005400C8" w:rsidRPr="009839D4" w:rsidRDefault="003B6D8F" w:rsidP="007738CA">
      <w:pPr>
        <w:pStyle w:val="Heading2"/>
      </w:pPr>
      <w:bookmarkStart w:id="306" w:name="_Ref420572789"/>
      <w:bookmarkStart w:id="307" w:name="_Toc420893195"/>
      <w:r w:rsidRPr="009839D4">
        <w:lastRenderedPageBreak/>
        <w:t>Machine to Machine communication (M2M)</w:t>
      </w:r>
      <w:bookmarkEnd w:id="306"/>
      <w:bookmarkEnd w:id="307"/>
    </w:p>
    <w:p w14:paraId="71320239" w14:textId="77777777"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EndPr/>
        <w:sdtContent>
          <w:r w:rsidR="0019155B">
            <w:fldChar w:fldCharType="begin"/>
          </w:r>
          <w:r w:rsidR="0019155B">
            <w:instrText xml:space="preserve"> CITATION Wik15 \l 1050  </w:instrText>
          </w:r>
          <w:r w:rsidR="0019155B">
            <w:fldChar w:fldCharType="separate"/>
          </w:r>
          <w:r w:rsidR="00D308C6">
            <w:rPr>
              <w:noProof/>
            </w:rPr>
            <w:t>[22]</w:t>
          </w:r>
          <w:r w:rsidR="0019155B">
            <w:rPr>
              <w:noProof/>
            </w:rPr>
            <w:fldChar w:fldCharType="end"/>
          </w:r>
        </w:sdtContent>
      </w:sdt>
      <w:r w:rsidR="00BC265E" w:rsidRPr="009839D4">
        <w:t xml:space="preserve">. </w:t>
      </w:r>
    </w:p>
    <w:p w14:paraId="268C4656" w14:textId="00DACCBB" w:rsidR="00BC265E" w:rsidRPr="009839D4" w:rsidRDefault="00BC265E" w:rsidP="00BC265E">
      <w:r w:rsidRPr="009839D4">
        <w:t xml:space="preserve">The motivation behind M2M comes as stated in </w:t>
      </w:r>
      <w:sdt>
        <w:sdtPr>
          <w:id w:val="1665271"/>
          <w:citation/>
        </w:sdtPr>
        <w:sdtEndPr/>
        <w:sdtContent>
          <w:r w:rsidR="0019155B">
            <w:fldChar w:fldCharType="begin"/>
          </w:r>
          <w:r w:rsidR="0019155B">
            <w:instrText xml:space="preserve"> CITATION Min14 \l 1050 </w:instrText>
          </w:r>
          <w:r w:rsidR="0019155B">
            <w:fldChar w:fldCharType="separate"/>
          </w:r>
          <w:r w:rsidR="008C5E72">
            <w:rPr>
              <w:noProof/>
            </w:rPr>
            <w:t>[23]</w:t>
          </w:r>
          <w:r w:rsidR="0019155B">
            <w:rPr>
              <w:noProof/>
            </w:rPr>
            <w:fldChar w:fldCharType="end"/>
          </w:r>
        </w:sdtContent>
      </w:sdt>
      <w:r w:rsidR="00A5319E" w:rsidRPr="009839D4">
        <w:t xml:space="preserve"> </w:t>
      </w:r>
      <w:del w:id="308" w:author="Diogo José Domingues Regateiro" w:date="2015-06-01T17:46:00Z">
        <w:r w:rsidRPr="009839D4" w:rsidDel="00D06CF0">
          <w:delText>mainly comes from</w:delText>
        </w:r>
      </w:del>
      <w:ins w:id="309" w:author="Diogo José Domingues Regateiro" w:date="2015-06-01T17:46:00Z">
        <w:r w:rsidR="00D06CF0">
          <w:t>and can be shown using</w:t>
        </w:r>
      </w:ins>
      <w:r w:rsidRPr="009839D4">
        <w:t xml:space="preserve"> </w:t>
      </w:r>
      <w:r w:rsidR="004D4697">
        <w:t>three</w:t>
      </w:r>
      <w:r w:rsidRPr="009839D4">
        <w:t xml:space="preserve"> observations: </w:t>
      </w:r>
    </w:p>
    <w:p w14:paraId="6E730E02" w14:textId="77777777" w:rsidR="00BC265E" w:rsidRPr="009839D4" w:rsidRDefault="00BC265E" w:rsidP="005C6C33">
      <w:pPr>
        <w:pStyle w:val="ListParagraph"/>
        <w:numPr>
          <w:ilvl w:val="0"/>
          <w:numId w:val="8"/>
        </w:numPr>
      </w:pPr>
      <w:r w:rsidRPr="009839D4">
        <w:t>a networked machine is more valuable than an isolated one</w:t>
      </w:r>
      <w:r w:rsidR="00FF6224">
        <w:t>;</w:t>
      </w:r>
    </w:p>
    <w:p w14:paraId="4EED487B" w14:textId="77777777" w:rsidR="00A5319E" w:rsidRPr="009839D4" w:rsidRDefault="00BC265E" w:rsidP="005C6C33">
      <w:pPr>
        <w:pStyle w:val="ListParagraph"/>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14:paraId="000263F0" w14:textId="77777777" w:rsidR="00A5319E" w:rsidRPr="009839D4" w:rsidRDefault="00A5319E" w:rsidP="005C6C33">
      <w:pPr>
        <w:pStyle w:val="ListParagraph"/>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14:paraId="76C0AC13" w14:textId="53D5862A"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EndPr/>
        <w:sdtContent>
          <w:r w:rsidR="0019155B">
            <w:fldChar w:fldCharType="begin"/>
          </w:r>
          <w:r w:rsidR="0019155B">
            <w:instrText xml:space="preserve"> CITATION Min14 \l 1050 </w:instrText>
          </w:r>
          <w:r w:rsidR="0019155B">
            <w:fldChar w:fldCharType="separate"/>
          </w:r>
          <w:r w:rsidR="00D308C6">
            <w:rPr>
              <w:noProof/>
            </w:rPr>
            <w:t>[23]</w:t>
          </w:r>
          <w:r w:rsidR="0019155B">
            <w:rPr>
              <w:noProof/>
            </w:rPr>
            <w:fldChar w:fldCharType="end"/>
          </w:r>
        </w:sdtContent>
      </w:sdt>
      <w:r w:rsidR="003E2DDC" w:rsidRPr="003E2DDC">
        <w:t xml:space="preserve"> </w:t>
      </w:r>
      <w:sdt>
        <w:sdtPr>
          <w:id w:val="1665891"/>
          <w:citation/>
        </w:sdtPr>
        <w:sdtEndPr/>
        <w:sdtContent>
          <w:r w:rsidR="0019155B">
            <w:fldChar w:fldCharType="begin"/>
          </w:r>
          <w:r w:rsidR="0019155B">
            <w:instrText xml:space="preserve"> CITATION Xia13 \l 1050 </w:instrText>
          </w:r>
          <w:r w:rsidR="0019155B">
            <w:fldChar w:fldCharType="separate"/>
          </w:r>
          <w:r w:rsidR="00D308C6">
            <w:rPr>
              <w:noProof/>
            </w:rPr>
            <w:t>[24]</w:t>
          </w:r>
          <w:r w:rsidR="0019155B">
            <w:rPr>
              <w:noProof/>
            </w:rPr>
            <w:fldChar w:fldCharType="end"/>
          </w:r>
        </w:sdtContent>
      </w:sdt>
      <w:sdt>
        <w:sdtPr>
          <w:id w:val="1665894"/>
          <w:citation/>
        </w:sdtPr>
        <w:sdtEndPr/>
        <w:sdtContent>
          <w:r w:rsidR="0019155B">
            <w:fldChar w:fldCharType="begin"/>
          </w:r>
          <w:r w:rsidR="0019155B">
            <w:instrText xml:space="preserve"> CITATION Dav04 \l 1050 </w:instrText>
          </w:r>
          <w:r w:rsidR="0019155B">
            <w:fldChar w:fldCharType="separate"/>
          </w:r>
          <w:r w:rsidR="00D308C6">
            <w:rPr>
              <w:noProof/>
            </w:rPr>
            <w:t xml:space="preserve"> [25]</w:t>
          </w:r>
          <w:r w:rsidR="0019155B">
            <w:rPr>
              <w:noProof/>
            </w:rPr>
            <w:fldChar w:fldCharType="end"/>
          </w:r>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EndPr/>
        <w:sdtContent>
          <w:r w:rsidR="0019155B">
            <w:fldChar w:fldCharType="begin"/>
          </w:r>
          <w:r w:rsidR="0019155B">
            <w:instrText xml:space="preserve"> CITATION Min14 \l 1050 </w:instrText>
          </w:r>
          <w:r w:rsidR="0019155B">
            <w:fldChar w:fldCharType="separate"/>
          </w:r>
          <w:r w:rsidR="008C5E72">
            <w:rPr>
              <w:noProof/>
            </w:rPr>
            <w:t>[23]</w:t>
          </w:r>
          <w:r w:rsidR="0019155B">
            <w:rPr>
              <w:noProof/>
            </w:rPr>
            <w:fldChar w:fldCharType="end"/>
          </w:r>
        </w:sdtContent>
      </w:sdt>
      <w:r w:rsidR="008A5A24" w:rsidRPr="009839D4">
        <w:t xml:space="preserve"> the main technologies that are mentioned and review</w:t>
      </w:r>
      <w:r w:rsidR="004D4697">
        <w:t>ed</w:t>
      </w:r>
      <w:r w:rsidR="008A5A24" w:rsidRPr="009839D4">
        <w:t xml:space="preserve"> are: Zigbee,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ins w:id="310" w:author="Diogo José Domingues Regateiro" w:date="2015-06-01T17:47:00Z">
        <w:r w:rsidR="00D06CF0">
          <w:t>s</w:t>
        </w:r>
      </w:ins>
      <w:r w:rsidR="008A5A24" w:rsidRPr="009839D4">
        <w:t>.</w:t>
      </w:r>
      <w:r w:rsidR="000E6E69" w:rsidRPr="009839D4">
        <w:t xml:space="preserve"> </w:t>
      </w:r>
      <w:r w:rsidR="002A61B9" w:rsidRPr="009839D4">
        <w:t>Trends in M2M</w:t>
      </w:r>
      <w:ins w:id="311" w:author="Diogo José Domingues Regateiro" w:date="2015-06-01T17:47:00Z">
        <w:r w:rsidR="00D06CF0">
          <w:t>,</w:t>
        </w:r>
      </w:ins>
      <w:r w:rsidR="002A61B9" w:rsidRPr="009839D4">
        <w:t xml:space="preserve"> as mentioned in </w:t>
      </w:r>
      <w:sdt>
        <w:sdtPr>
          <w:id w:val="1665890"/>
          <w:citation/>
        </w:sdtPr>
        <w:sdtEndPr/>
        <w:sdtContent>
          <w:r w:rsidR="0019155B">
            <w:fldChar w:fldCharType="begin"/>
          </w:r>
          <w:r w:rsidR="0019155B">
            <w:instrText xml:space="preserve"> CITATION Min14 \l 1050 </w:instrText>
          </w:r>
          <w:r w:rsidR="0019155B">
            <w:fldChar w:fldCharType="separate"/>
          </w:r>
          <w:r w:rsidR="008C5E72">
            <w:rPr>
              <w:noProof/>
            </w:rPr>
            <w:t>[23]</w:t>
          </w:r>
          <w:r w:rsidR="0019155B">
            <w:rPr>
              <w:noProof/>
            </w:rPr>
            <w:fldChar w:fldCharType="end"/>
          </w:r>
        </w:sdtContent>
      </w:sdt>
      <w:ins w:id="312" w:author="Diogo José Domingues Regateiro" w:date="2015-06-01T17:47:00Z">
        <w:r w:rsidR="00D06CF0">
          <w:t>,</w:t>
        </w:r>
      </w:ins>
      <w:r w:rsidR="002A61B9" w:rsidRPr="009839D4">
        <w:t xml:space="preserve"> suggest </w:t>
      </w:r>
      <w:ins w:id="313" w:author="Diogo José Domingues Regateiro" w:date="2015-06-01T17:47:00Z">
        <w:r w:rsidR="00D06CF0">
          <w:t xml:space="preserve">an </w:t>
        </w:r>
      </w:ins>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14:paraId="58965674" w14:textId="77777777" w:rsidR="00E7286D" w:rsidRPr="009839D4" w:rsidRDefault="00E7286D" w:rsidP="002A61B9">
      <w:r w:rsidRPr="009839D4">
        <w:t>The architecture of M2M systems can gen</w:t>
      </w:r>
      <w:r w:rsidR="003E2DDC">
        <w:t>erally be divided into 3 layers:</w:t>
      </w:r>
    </w:p>
    <w:p w14:paraId="1A7F8A04" w14:textId="77777777" w:rsidR="00E7286D" w:rsidRPr="009839D4" w:rsidRDefault="00E7286D" w:rsidP="005C6C33">
      <w:pPr>
        <w:pStyle w:val="ListParagraph"/>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14:paraId="29DE882E" w14:textId="77777777" w:rsidR="00E7286D" w:rsidRPr="009839D4" w:rsidRDefault="00E7286D" w:rsidP="005C6C33">
      <w:pPr>
        <w:pStyle w:val="ListParagraph"/>
        <w:numPr>
          <w:ilvl w:val="0"/>
          <w:numId w:val="9"/>
        </w:numPr>
      </w:pPr>
      <w:r w:rsidRPr="009839D4">
        <w:t>Network layer</w:t>
      </w:r>
      <w:r w:rsidR="00937721" w:rsidRPr="009839D4">
        <w:t xml:space="preserve"> - responsible for transmitting data between the other two layers</w:t>
      </w:r>
      <w:r w:rsidR="00FF6224">
        <w:t>;</w:t>
      </w:r>
    </w:p>
    <w:p w14:paraId="591B268C" w14:textId="77777777" w:rsidR="00E7286D" w:rsidRPr="009839D4" w:rsidRDefault="00E7286D" w:rsidP="005C6C33">
      <w:pPr>
        <w:pStyle w:val="ListParagraph"/>
        <w:numPr>
          <w:ilvl w:val="0"/>
          <w:numId w:val="9"/>
        </w:numPr>
      </w:pPr>
      <w:r w:rsidRPr="009839D4">
        <w:t xml:space="preserve">Application layer - </w:t>
      </w:r>
      <w:r w:rsidR="00937721" w:rsidRPr="009839D4">
        <w:t>contains the application that utilizes the M2M system</w:t>
      </w:r>
      <w:r w:rsidR="00FF6224">
        <w:t>.</w:t>
      </w:r>
    </w:p>
    <w:p w14:paraId="01A2C0E6" w14:textId="77777777"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w:t>
      </w:r>
      <w:r w:rsidR="00937721" w:rsidRPr="009839D4">
        <w:lastRenderedPageBreak/>
        <w:t>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14:paraId="5BCEEA94" w14:textId="77777777"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14:paraId="2C0A245B" w14:textId="77777777" w:rsidR="002278BA" w:rsidRPr="009839D4" w:rsidRDefault="002278BA" w:rsidP="007738CA">
      <w:pPr>
        <w:pStyle w:val="Heading2"/>
      </w:pPr>
      <w:bookmarkStart w:id="314" w:name="_Ref420572913"/>
      <w:bookmarkStart w:id="315" w:name="_Toc420893196"/>
      <w:r w:rsidRPr="009839D4">
        <w:t>Big Data</w:t>
      </w:r>
      <w:bookmarkEnd w:id="314"/>
      <w:bookmarkEnd w:id="315"/>
    </w:p>
    <w:p w14:paraId="1C218E47" w14:textId="03808F07"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w:t>
      </w:r>
      <w:del w:id="316" w:author="Diogo José Domingues Regateiro" w:date="2015-06-02T10:10:00Z">
        <w:r w:rsidR="0097349A" w:rsidRPr="009839D4" w:rsidDel="00B32115">
          <w:delText xml:space="preserve">of </w:delText>
        </w:r>
      </w:del>
      <w:r w:rsidR="0097349A" w:rsidRPr="009839D4">
        <w:t xml:space="preserve">it also come hand in hand with this term. </w:t>
      </w:r>
      <w:r w:rsidR="00532B11">
        <w:t xml:space="preserve">Same as M2M, Big Data is often referred </w:t>
      </w:r>
      <w:del w:id="317" w:author="Diogo José Domingues Regateiro" w:date="2015-06-02T10:11:00Z">
        <w:r w:rsidR="00532B11" w:rsidDel="00B32115">
          <w:delText xml:space="preserve">to </w:delText>
        </w:r>
      </w:del>
      <w:r w:rsidR="00532B11">
        <w:t>together with IoT</w:t>
      </w:r>
      <w:ins w:id="318" w:author="Diogo José Domingues Regateiro" w:date="2015-06-02T10:11:00Z">
        <w:r w:rsidR="00B32115">
          <w:t>,</w:t>
        </w:r>
      </w:ins>
      <w:r w:rsidR="00532B11">
        <w:t xml:space="preserve"> as IoT applications typically generate and need to process a large amount of data. These challenges are addressed by Big Data.  </w:t>
      </w:r>
    </w:p>
    <w:p w14:paraId="4E5BFDC1" w14:textId="75FBAC0C"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EndPr/>
        <w:sdtContent>
          <w:r w:rsidR="00884F01" w:rsidRPr="009839D4">
            <w:fldChar w:fldCharType="begin"/>
          </w:r>
          <w:r w:rsidR="0097349A" w:rsidRPr="009839D4">
            <w:instrText xml:space="preserve"> CITATION Ros15 \l 1050 </w:instrText>
          </w:r>
          <w:r w:rsidR="00884F01" w:rsidRPr="009839D4">
            <w:fldChar w:fldCharType="separate"/>
          </w:r>
          <w:r w:rsidR="00D308C6">
            <w:rPr>
              <w:noProof/>
            </w:rPr>
            <w:t>[26]</w:t>
          </w:r>
          <w:r w:rsidR="00884F01" w:rsidRPr="009839D4">
            <w:fldChar w:fldCharType="end"/>
          </w:r>
        </w:sdtContent>
      </w:sdt>
      <w:sdt>
        <w:sdtPr>
          <w:id w:val="143815929"/>
          <w:citation/>
        </w:sdtPr>
        <w:sdtEndPr/>
        <w:sdtContent>
          <w:r w:rsidR="00884F01" w:rsidRPr="009839D4">
            <w:fldChar w:fldCharType="begin"/>
          </w:r>
          <w:r w:rsidR="0097349A" w:rsidRPr="009839D4">
            <w:instrText xml:space="preserve"> CITATION Raj15 \l 1050 </w:instrText>
          </w:r>
          <w:r w:rsidR="00884F01" w:rsidRPr="009839D4">
            <w:fldChar w:fldCharType="separate"/>
          </w:r>
          <w:r w:rsidR="00D308C6">
            <w:rPr>
              <w:noProof/>
            </w:rPr>
            <w:t xml:space="preserve"> [27]</w:t>
          </w:r>
          <w:r w:rsidR="00884F01" w:rsidRPr="009839D4">
            <w:fldChar w:fldCharType="end"/>
          </w:r>
        </w:sdtContent>
      </w:sdt>
      <w:r w:rsidR="0097349A" w:rsidRPr="009839D4">
        <w:t xml:space="preserve"> and </w:t>
      </w:r>
      <w:del w:id="319" w:author="Diogo José Domingues Regateiro" w:date="2015-06-02T10:11:00Z">
        <w:r w:rsidR="0097349A" w:rsidRPr="009839D4" w:rsidDel="00B32115">
          <w:delText xml:space="preserve">can be seen </w:delText>
        </w:r>
      </w:del>
      <w:r w:rsidR="0097349A" w:rsidRPr="009839D4">
        <w:t xml:space="preserve">in </w:t>
      </w:r>
      <w:r w:rsidR="00884F01" w:rsidRPr="009839D4">
        <w:fldChar w:fldCharType="begin"/>
      </w:r>
      <w:r w:rsidR="0097349A" w:rsidRPr="009839D4">
        <w:instrText xml:space="preserve"> REF _Ref411947909 \h </w:instrText>
      </w:r>
      <w:r w:rsidR="00884F01" w:rsidRPr="009839D4">
        <w:fldChar w:fldCharType="separate"/>
      </w:r>
      <w:ins w:id="320" w:author="Diogo José Domingues Regateiro" w:date="2015-06-03T17:32:00Z">
        <w:r w:rsidR="000C1277" w:rsidRPr="009839D4">
          <w:t xml:space="preserve">Figure </w:t>
        </w:r>
        <w:r w:rsidR="000C1277">
          <w:rPr>
            <w:noProof/>
          </w:rPr>
          <w:t>5</w:t>
        </w:r>
      </w:ins>
      <w:del w:id="321" w:author="Diogo José Domingues Regateiro" w:date="2015-06-03T17:32:00Z">
        <w:r w:rsidR="00A74AFE" w:rsidRPr="009839D4" w:rsidDel="000C1277">
          <w:delText xml:space="preserve">Figure </w:delText>
        </w:r>
        <w:r w:rsidR="00A74AFE" w:rsidDel="000C1277">
          <w:rPr>
            <w:noProof/>
          </w:rPr>
          <w:delText>5</w:delText>
        </w:r>
      </w:del>
      <w:r w:rsidR="00884F01" w:rsidRPr="009839D4">
        <w:fldChar w:fldCharType="end"/>
      </w:r>
      <w:r w:rsidR="0097349A" w:rsidRPr="009839D4">
        <w:t>.</w:t>
      </w:r>
      <w:r w:rsidR="003C0A4E" w:rsidRPr="009839D4">
        <w:t xml:space="preserve"> </w:t>
      </w:r>
    </w:p>
    <w:p w14:paraId="3A22A54A" w14:textId="77777777" w:rsidR="00777F3F" w:rsidRPr="009839D4" w:rsidRDefault="00777F3F" w:rsidP="00777F3F">
      <w:pPr>
        <w:pStyle w:val="Caption"/>
      </w:pPr>
      <w:r w:rsidRPr="009839D4">
        <w:rPr>
          <w:noProof/>
          <w:lang w:eastAsia="en-GB"/>
        </w:rPr>
        <w:drawing>
          <wp:inline distT="0" distB="0" distL="0" distR="0" wp14:anchorId="60E131B5" wp14:editId="3A3CC5FF">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21" cstate="print"/>
                    <a:stretch>
                      <a:fillRect/>
                    </a:stretch>
                  </pic:blipFill>
                  <pic:spPr>
                    <a:xfrm>
                      <a:off x="0" y="0"/>
                      <a:ext cx="3351040" cy="2242035"/>
                    </a:xfrm>
                    <a:prstGeom prst="rect">
                      <a:avLst/>
                    </a:prstGeom>
                  </pic:spPr>
                </pic:pic>
              </a:graphicData>
            </a:graphic>
          </wp:inline>
        </w:drawing>
      </w:r>
    </w:p>
    <w:p w14:paraId="5E2BC8FE" w14:textId="77777777" w:rsidR="00777F3F" w:rsidRPr="009839D4" w:rsidRDefault="00777F3F" w:rsidP="00B16AA4">
      <w:pPr>
        <w:pStyle w:val="Caption"/>
        <w:spacing w:before="240"/>
      </w:pPr>
      <w:bookmarkStart w:id="322" w:name="_Ref411947909"/>
      <w:bookmarkStart w:id="323" w:name="_Ref411947882"/>
      <w:bookmarkStart w:id="324" w:name="_Ref411947884"/>
      <w:bookmarkStart w:id="325" w:name="_Toc420892374"/>
      <w:r w:rsidRPr="009839D4">
        <w:t xml:space="preserve">Figure </w:t>
      </w:r>
      <w:r w:rsidR="0019155B">
        <w:fldChar w:fldCharType="begin"/>
      </w:r>
      <w:r w:rsidR="0019155B">
        <w:instrText xml:space="preserve"> SEQ Figure \* ARABIC </w:instrText>
      </w:r>
      <w:r w:rsidR="0019155B">
        <w:fldChar w:fldCharType="separate"/>
      </w:r>
      <w:r w:rsidR="000C1277">
        <w:rPr>
          <w:noProof/>
        </w:rPr>
        <w:t>5</w:t>
      </w:r>
      <w:r w:rsidR="0019155B">
        <w:rPr>
          <w:noProof/>
        </w:rPr>
        <w:fldChar w:fldCharType="end"/>
      </w:r>
      <w:bookmarkEnd w:id="322"/>
      <w:r w:rsidRPr="009839D4">
        <w:t>. The 5 Vs of Big</w:t>
      </w:r>
      <w:r w:rsidR="00871660" w:rsidRPr="009839D4">
        <w:t xml:space="preserve"> </w:t>
      </w:r>
      <w:r w:rsidRPr="009839D4">
        <w:t>Data</w:t>
      </w:r>
      <w:sdt>
        <w:sdtPr>
          <w:id w:val="143815563"/>
          <w:citation/>
        </w:sdtPr>
        <w:sdtEndPr/>
        <w:sdtContent>
          <w:r w:rsidR="0019155B">
            <w:fldChar w:fldCharType="begin"/>
          </w:r>
          <w:r w:rsidR="0019155B">
            <w:instrText xml:space="preserve"> CITATION Goo15 \l 1050  </w:instrText>
          </w:r>
          <w:r w:rsidR="0019155B">
            <w:fldChar w:fldCharType="separate"/>
          </w:r>
          <w:r w:rsidR="00D308C6">
            <w:rPr>
              <w:noProof/>
            </w:rPr>
            <w:t xml:space="preserve"> [28]</w:t>
          </w:r>
          <w:r w:rsidR="0019155B">
            <w:rPr>
              <w:noProof/>
            </w:rPr>
            <w:fldChar w:fldCharType="end"/>
          </w:r>
        </w:sdtContent>
      </w:sdt>
      <w:bookmarkEnd w:id="323"/>
      <w:bookmarkEnd w:id="324"/>
      <w:bookmarkEnd w:id="325"/>
    </w:p>
    <w:p w14:paraId="50CAB28E" w14:textId="77777777" w:rsidR="001103B6" w:rsidRPr="009839D4" w:rsidRDefault="001103B6" w:rsidP="00C2326D">
      <w:pPr>
        <w:rPr>
          <w:b/>
        </w:rPr>
      </w:pPr>
      <w:r w:rsidRPr="009839D4">
        <w:rPr>
          <w:b/>
        </w:rPr>
        <w:t>Volume</w:t>
      </w:r>
      <w:r w:rsidRPr="009839D4">
        <w:t xml:space="preserve"> </w:t>
      </w:r>
      <w:r w:rsidR="00A154B7" w:rsidRPr="009839D4">
        <w:t xml:space="preserve">refers to the amount of information or data that is being generated and needs to be handled. Because of the sheer amount or </w:t>
      </w:r>
      <w:commentRangeStart w:id="326"/>
      <w:r w:rsidR="00A154B7" w:rsidRPr="009839D4">
        <w:t>just the type</w:t>
      </w:r>
      <w:commentRangeEnd w:id="326"/>
      <w:r w:rsidR="00014183">
        <w:rPr>
          <w:rStyle w:val="CommentReference"/>
        </w:rPr>
        <w:commentReference w:id="326"/>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solutions and different </w:t>
      </w:r>
      <w:commentRangeStart w:id="327"/>
      <w:r w:rsidR="00A154B7" w:rsidRPr="009839D4">
        <w:t xml:space="preserve">methods/methods </w:t>
      </w:r>
      <w:commentRangeEnd w:id="327"/>
      <w:r w:rsidR="00014183">
        <w:rPr>
          <w:rStyle w:val="CommentReference"/>
        </w:rPr>
        <w:commentReference w:id="327"/>
      </w:r>
      <w:r w:rsidR="00A154B7" w:rsidRPr="009839D4">
        <w:t xml:space="preserve">need to be taken into account. The authors of </w:t>
      </w:r>
      <w:sdt>
        <w:sdtPr>
          <w:id w:val="143816398"/>
          <w:citation/>
        </w:sdtPr>
        <w:sdtEndPr/>
        <w:sdtContent>
          <w:r w:rsidR="00884F01" w:rsidRPr="009839D4">
            <w:fldChar w:fldCharType="begin"/>
          </w:r>
          <w:r w:rsidR="00A154B7" w:rsidRPr="009839D4">
            <w:instrText xml:space="preserve"> CITATION Ros15 \l 1050 </w:instrText>
          </w:r>
          <w:r w:rsidR="00884F01" w:rsidRPr="009839D4">
            <w:fldChar w:fldCharType="separate"/>
          </w:r>
          <w:r w:rsidR="00D308C6">
            <w:rPr>
              <w:noProof/>
            </w:rPr>
            <w:t>[26]</w:t>
          </w:r>
          <w:r w:rsidR="00884F01" w:rsidRPr="009839D4">
            <w:fldChar w:fldCharType="end"/>
          </w:r>
        </w:sdtContent>
      </w:sdt>
      <w:r w:rsidR="00A154B7" w:rsidRPr="009839D4">
        <w:t xml:space="preserve"> predict that the size of the data being generated to reach the range from </w:t>
      </w:r>
      <w:commentRangeStart w:id="328"/>
      <w:r w:rsidR="00A154B7" w:rsidRPr="009839D4">
        <w:t xml:space="preserve">petabytes to </w:t>
      </w:r>
      <w:r w:rsidR="00871660" w:rsidRPr="009839D4">
        <w:t>petabytes</w:t>
      </w:r>
      <w:commentRangeEnd w:id="328"/>
      <w:r w:rsidR="00014183">
        <w:rPr>
          <w:rStyle w:val="CommentReference"/>
        </w:rPr>
        <w:commentReference w:id="328"/>
      </w:r>
      <w:r w:rsidR="00A154B7" w:rsidRPr="009839D4">
        <w:t>.</w:t>
      </w:r>
    </w:p>
    <w:p w14:paraId="0B30DC36" w14:textId="434DBC0C"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w:t>
      </w:r>
      <w:ins w:id="329" w:author="Diogo José Domingues Regateiro" w:date="2015-06-02T10:54:00Z">
        <w:r w:rsidR="00014183">
          <w:t>-</w:t>
        </w:r>
      </w:ins>
      <w:del w:id="330" w:author="Diogo José Domingues Regateiro" w:date="2015-06-02T10:54:00Z">
        <w:r w:rsidR="001103B6" w:rsidRPr="009839D4" w:rsidDel="00014183">
          <w:delText xml:space="preserve"> </w:delText>
        </w:r>
      </w:del>
      <w:r w:rsidR="001103B6" w:rsidRPr="009839D4">
        <w:t>structured</w:t>
      </w:r>
      <w:ins w:id="331" w:author="Diogo José Domingues Regateiro" w:date="2015-06-02T10:55:00Z">
        <w:r w:rsidR="00014183">
          <w:t>,</w:t>
        </w:r>
      </w:ins>
      <w:del w:id="332" w:author="Diogo José Domingues Regateiro" w:date="2015-06-02T10:55:00Z">
        <w:r w:rsidR="001103B6" w:rsidRPr="009839D4" w:rsidDel="00014183">
          <w:delText xml:space="preserve"> and</w:delText>
        </w:r>
      </w:del>
      <w:ins w:id="333" w:author="Diogo José Domingues Regateiro" w:date="2015-06-02T10:55:00Z">
        <w:r w:rsidR="00014183">
          <w:t xml:space="preserve"> </w:t>
        </w:r>
      </w:ins>
      <w:del w:id="334" w:author="Diogo José Domingues Regateiro" w:date="2015-06-02T10:55:00Z">
        <w:r w:rsidR="001103B6" w:rsidRPr="009839D4" w:rsidDel="00014183">
          <w:delText xml:space="preserve"> </w:delText>
        </w:r>
      </w:del>
      <w:r w:rsidR="001103B6" w:rsidRPr="009839D4">
        <w:t>predictable data to semi-structured</w:t>
      </w:r>
      <w:ins w:id="335" w:author="Diogo José Domingues Regateiro" w:date="2015-06-02T10:55:00Z">
        <w:r w:rsidR="00014183">
          <w:t>,</w:t>
        </w:r>
      </w:ins>
      <w:r w:rsidR="001103B6" w:rsidRPr="009839D4">
        <w:t xml:space="preserve"> </w:t>
      </w:r>
      <w:del w:id="336" w:author="Diogo José Domingues Regateiro" w:date="2015-06-02T10:55:00Z">
        <w:r w:rsidR="001103B6" w:rsidRPr="009839D4" w:rsidDel="00014183">
          <w:delText xml:space="preserve">or </w:delText>
        </w:r>
      </w:del>
      <w:r w:rsidR="001103B6" w:rsidRPr="009839D4">
        <w:t>unstructured and/or changing</w:t>
      </w:r>
      <w:ins w:id="337" w:author="Diogo José Domingues Regateiro" w:date="2015-06-02T10:55:00Z">
        <w:r w:rsidR="00014183">
          <w:t xml:space="preserve"> data</w:t>
        </w:r>
      </w:ins>
      <w:r w:rsidR="001103B6" w:rsidRPr="009839D4">
        <w:t>, coming from a variety of resources like Documents, email, Web Pages, Sensor Networks, Social Media etc.</w:t>
      </w:r>
    </w:p>
    <w:p w14:paraId="6C7CC94C" w14:textId="77777777"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14:paraId="0A4365F8" w14:textId="436570E6" w:rsidR="00A154B7" w:rsidRPr="009839D4" w:rsidRDefault="00A154B7" w:rsidP="00C2326D">
      <w:r w:rsidRPr="009839D4">
        <w:rPr>
          <w:b/>
        </w:rPr>
        <w:t>Variability</w:t>
      </w:r>
      <w:r w:rsidRPr="009839D4">
        <w:t xml:space="preserve"> </w:t>
      </w:r>
      <w:r w:rsidR="00E62AE6" w:rsidRPr="009839D4">
        <w:t xml:space="preserve">refers to the </w:t>
      </w:r>
      <w:commentRangeStart w:id="338"/>
      <w:r w:rsidR="00E62AE6" w:rsidRPr="009839D4">
        <w:t xml:space="preserve">inconsistence of velocity </w:t>
      </w:r>
      <w:commentRangeEnd w:id="338"/>
      <w:r w:rsidR="00A86050">
        <w:rPr>
          <w:rStyle w:val="CommentReference"/>
        </w:rPr>
        <w:commentReference w:id="338"/>
      </w:r>
      <w:r w:rsidR="00E62AE6" w:rsidRPr="009839D4">
        <w:t xml:space="preserve">in general. </w:t>
      </w:r>
      <w:del w:id="339" w:author="Diogo José Domingues Regateiro" w:date="2015-06-02T10:56:00Z">
        <w:r w:rsidR="00E62AE6" w:rsidRPr="009839D4" w:rsidDel="00014183">
          <w:delText xml:space="preserve">These </w:delText>
        </w:r>
      </w:del>
      <w:ins w:id="340" w:author="Diogo José Domingues Regateiro" w:date="2015-06-02T10:56:00Z">
        <w:r w:rsidR="00014183">
          <w:t>This</w:t>
        </w:r>
        <w:r w:rsidR="00014183" w:rsidRPr="009839D4">
          <w:t xml:space="preserve"> </w:t>
        </w:r>
      </w:ins>
      <w:r w:rsidR="00E62AE6" w:rsidRPr="009839D4">
        <w:t>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14:paraId="56AB8A39" w14:textId="55792A20" w:rsidR="001103B6" w:rsidRPr="009839D4" w:rsidRDefault="001103B6" w:rsidP="001103B6">
      <w:r w:rsidRPr="009839D4">
        <w:rPr>
          <w:b/>
        </w:rPr>
        <w:t>Value</w:t>
      </w:r>
      <w:ins w:id="341" w:author="Diogo José Domingues Regateiro" w:date="2015-06-02T11:01:00Z">
        <w:r w:rsidR="00A86050">
          <w:rPr>
            <w:b/>
          </w:rPr>
          <w:t xml:space="preserve"> </w:t>
        </w:r>
        <w:r w:rsidR="00A86050" w:rsidRPr="00A86050">
          <w:t>refers to the fact that</w:t>
        </w:r>
      </w:ins>
      <w:ins w:id="342" w:author="Diogo José Domingues Regateiro" w:date="2015-06-02T10:59:00Z">
        <w:r w:rsidR="00A86050" w:rsidRPr="00A86050">
          <w:t xml:space="preserve"> a</w:t>
        </w:r>
      </w:ins>
      <w:r w:rsidRPr="009839D4">
        <w:t xml:space="preserve"> </w:t>
      </w:r>
      <w:del w:id="343" w:author="Diogo José Domingues Regateiro" w:date="2015-06-02T10:59:00Z">
        <w:r w:rsidRPr="009839D4" w:rsidDel="00A86050">
          <w:delText>U</w:delText>
        </w:r>
      </w:del>
      <w:ins w:id="344" w:author="Diogo José Domingues Regateiro" w:date="2015-06-02T10:59:00Z">
        <w:r w:rsidR="00A86050">
          <w:t>u</w:t>
        </w:r>
      </w:ins>
      <w:r w:rsidRPr="009839D4">
        <w:t xml:space="preserve">ser can run certain queries against the data stored and then </w:t>
      </w:r>
      <w:del w:id="345" w:author="Diogo José Domingues Regateiro" w:date="2015-06-02T11:00:00Z">
        <w:r w:rsidRPr="009839D4" w:rsidDel="00A86050">
          <w:delText xml:space="preserve">user got </w:delText>
        </w:r>
      </w:del>
      <w:ins w:id="346" w:author="Diogo José Domingues Regateiro" w:date="2015-06-02T11:00:00Z">
        <w:r w:rsidR="00A86050">
          <w:t xml:space="preserve">get </w:t>
        </w:r>
      </w:ins>
      <w:r w:rsidRPr="009839D4">
        <w:t>important results from the filtered data obtained</w:t>
      </w:r>
      <w:ins w:id="347" w:author="Diogo José Domingues Regateiro" w:date="2015-06-03T17:45:00Z">
        <w:r w:rsidR="000C1277">
          <w:t>,</w:t>
        </w:r>
      </w:ins>
      <w:r w:rsidRPr="009839D4">
        <w:t xml:space="preserve"> and </w:t>
      </w:r>
      <w:del w:id="348" w:author="Diogo José Domingues Regateiro" w:date="2015-06-02T11:01:00Z">
        <w:r w:rsidRPr="009839D4" w:rsidDel="00A86050">
          <w:delText xml:space="preserve">can also </w:delText>
        </w:r>
      </w:del>
      <w:r w:rsidRPr="009839D4">
        <w:t xml:space="preserve">rank it according </w:t>
      </w:r>
      <w:del w:id="349" w:author="Diogo José Domingues Regateiro" w:date="2015-06-02T11:04:00Z">
        <w:r w:rsidRPr="009839D4" w:rsidDel="00A86050">
          <w:delText xml:space="preserve">it </w:delText>
        </w:r>
      </w:del>
      <w:ins w:id="350" w:author="Diogo José Domingues Regateiro" w:date="2015-06-02T11:04:00Z">
        <w:r w:rsidR="00A86050">
          <w:t>to</w:t>
        </w:r>
        <w:r w:rsidR="00A86050" w:rsidRPr="009839D4">
          <w:t xml:space="preserve"> </w:t>
        </w:r>
      </w:ins>
      <w:r w:rsidRPr="009839D4">
        <w:t xml:space="preserve">the </w:t>
      </w:r>
      <w:commentRangeStart w:id="351"/>
      <w:r w:rsidRPr="009839D4">
        <w:t>dimensions</w:t>
      </w:r>
      <w:commentRangeEnd w:id="351"/>
      <w:r w:rsidR="00A86050">
        <w:rPr>
          <w:rStyle w:val="CommentReference"/>
        </w:rPr>
        <w:commentReference w:id="351"/>
      </w:r>
      <w:r w:rsidRPr="009839D4">
        <w:t xml:space="preserve">. </w:t>
      </w:r>
    </w:p>
    <w:p w14:paraId="0DE29037" w14:textId="325F999F" w:rsidR="00791E32" w:rsidRPr="009839D4" w:rsidRDefault="00777F3F" w:rsidP="00777F3F">
      <w:r w:rsidRPr="009839D4">
        <w:t xml:space="preserve">The authors of </w:t>
      </w:r>
      <w:sdt>
        <w:sdtPr>
          <w:id w:val="143816391"/>
          <w:citation/>
        </w:sdtPr>
        <w:sdtEndPr/>
        <w:sdtContent>
          <w:r w:rsidR="0019155B">
            <w:fldChar w:fldCharType="begin"/>
          </w:r>
          <w:r w:rsidR="0019155B">
            <w:instrText xml:space="preserve"> CITATION Ros15 \l 1050 </w:instrText>
          </w:r>
          <w:r w:rsidR="0019155B">
            <w:fldChar w:fldCharType="separate"/>
          </w:r>
          <w:r w:rsidR="00D308C6">
            <w:rPr>
              <w:noProof/>
            </w:rPr>
            <w:t>[26]</w:t>
          </w:r>
          <w:r w:rsidR="0019155B">
            <w:rPr>
              <w:noProof/>
            </w:rPr>
            <w:fldChar w:fldCharType="end"/>
          </w:r>
        </w:sdtContent>
      </w:sdt>
      <w:r w:rsidRPr="009839D4">
        <w:t xml:space="preserve"> also</w:t>
      </w:r>
      <w:del w:id="352" w:author="Diogo José Domingues Regateiro" w:date="2015-06-02T11:05:00Z">
        <w:r w:rsidRPr="009839D4" w:rsidDel="00A86050">
          <w:delText xml:space="preserve"> a </w:delText>
        </w:r>
      </w:del>
      <w:r w:rsidRPr="009839D4">
        <w:t xml:space="preserve"> added </w:t>
      </w:r>
      <w:r w:rsidRPr="009839D4">
        <w:rPr>
          <w:b/>
        </w:rPr>
        <w:t>Complexity</w:t>
      </w:r>
      <w:r w:rsidRPr="009839D4">
        <w:t xml:space="preserve"> to this as an important and sometimes forgotten aspect</w:t>
      </w:r>
      <w:ins w:id="353" w:author="Diogo José Domingues Regateiro" w:date="2015-06-02T11:05:00Z">
        <w:r w:rsidR="00A86050">
          <w:t>,</w:t>
        </w:r>
      </w:ins>
      <w:r w:rsidRPr="009839D4">
        <w:t xml:space="preserve"> referring to the complexity of linking, matching, cleansing and transforming of data which is coming from various sources. </w:t>
      </w:r>
    </w:p>
    <w:p w14:paraId="47C349D9" w14:textId="64DBCC50"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w:t>
      </w:r>
      <w:ins w:id="354" w:author="Diogo José Domingues Regateiro" w:date="2015-06-02T11:06:00Z">
        <w:r w:rsidR="00A86050">
          <w:t>,</w:t>
        </w:r>
      </w:ins>
      <w:r w:rsidRPr="009839D4">
        <w:t xml:space="preserve"> </w:t>
      </w:r>
      <w:del w:id="355" w:author="Diogo José Domingues Regateiro" w:date="2015-06-02T11:06:00Z">
        <w:r w:rsidRPr="009839D4" w:rsidDel="00A86050">
          <w:delText xml:space="preserve">is </w:delText>
        </w:r>
      </w:del>
      <w:r w:rsidR="006172D8" w:rsidRPr="009839D4">
        <w:t>as identified in</w:t>
      </w:r>
      <w:r w:rsidRPr="009839D4">
        <w:t xml:space="preserve"> </w:t>
      </w:r>
      <w:sdt>
        <w:sdtPr>
          <w:id w:val="143816399"/>
          <w:citation/>
        </w:sdtPr>
        <w:sdtEndPr/>
        <w:sdtContent>
          <w:r w:rsidR="00884F01" w:rsidRPr="009839D4">
            <w:fldChar w:fldCharType="begin"/>
          </w:r>
          <w:r w:rsidRPr="009839D4">
            <w:instrText xml:space="preserve"> CITATION Gui15 \l 1050 </w:instrText>
          </w:r>
          <w:r w:rsidR="00884F01" w:rsidRPr="009839D4">
            <w:fldChar w:fldCharType="separate"/>
          </w:r>
          <w:r w:rsidR="00D308C6">
            <w:rPr>
              <w:noProof/>
            </w:rPr>
            <w:t>[29]</w:t>
          </w:r>
          <w:r w:rsidR="00884F01" w:rsidRPr="009839D4">
            <w:fldChar w:fldCharType="end"/>
          </w:r>
        </w:sdtContent>
      </w:sdt>
      <w:ins w:id="356" w:author="Diogo José Domingues Regateiro" w:date="2015-06-02T11:06:00Z">
        <w:r w:rsidR="00A86050">
          <w:t>,</w:t>
        </w:r>
      </w:ins>
      <w:r w:rsidR="006172D8" w:rsidRPr="009839D4">
        <w:t xml:space="preserve"> is the protection of user's privacy. Vast amounts of personal identifiable information (PII) </w:t>
      </w:r>
      <w:del w:id="357" w:author="Diogo José Domingues Regateiro" w:date="2015-06-02T11:06:00Z">
        <w:r w:rsidR="006172D8" w:rsidRPr="009839D4" w:rsidDel="00A86050">
          <w:delText xml:space="preserve">that </w:delText>
        </w:r>
      </w:del>
      <w:r w:rsidR="006172D8" w:rsidRPr="009839D4">
        <w:t>are stored in unstructured databases</w:t>
      </w:r>
      <w:r w:rsidR="000850FC" w:rsidRPr="009839D4">
        <w:t xml:space="preserve"> (</w:t>
      </w:r>
      <w:r w:rsidR="00884F01" w:rsidRPr="009839D4">
        <w:fldChar w:fldCharType="begin"/>
      </w:r>
      <w:r w:rsidR="00034731" w:rsidRPr="009839D4">
        <w:instrText xml:space="preserve"> REF _Ref411957556 \h </w:instrText>
      </w:r>
      <w:r w:rsidR="00884F01" w:rsidRPr="009839D4">
        <w:fldChar w:fldCharType="separate"/>
      </w:r>
      <w:r w:rsidR="000C1277" w:rsidRPr="009839D4">
        <w:t>NoSQL</w:t>
      </w:r>
      <w:r w:rsidR="00884F01" w:rsidRPr="009839D4">
        <w:fldChar w:fldCharType="end"/>
      </w:r>
      <w:r w:rsidR="000850FC" w:rsidRPr="009839D4">
        <w:t>)</w:t>
      </w:r>
      <w:ins w:id="358" w:author="Diogo José Domingues Regateiro" w:date="2015-06-02T11:06:00Z">
        <w:r w:rsidR="00A86050">
          <w:t>, which</w:t>
        </w:r>
      </w:ins>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884F01" w:rsidRPr="009839D4">
        <w:fldChar w:fldCharType="begin"/>
      </w:r>
      <w:r w:rsidR="000850FC" w:rsidRPr="009839D4">
        <w:instrText xml:space="preserve"> REF _Ref411957522 \h </w:instrText>
      </w:r>
      <w:r w:rsidR="00884F01" w:rsidRPr="009839D4">
        <w:fldChar w:fldCharType="separate"/>
      </w:r>
      <w:r w:rsidR="000C1277" w:rsidRPr="009839D4">
        <w:t>Access Control</w:t>
      </w:r>
      <w:r w:rsidR="00884F01" w:rsidRPr="009839D4">
        <w:fldChar w:fldCharType="end"/>
      </w:r>
      <w:r w:rsidR="000850FC" w:rsidRPr="009839D4">
        <w:t xml:space="preserve"> leaves things open for abuse. </w:t>
      </w:r>
    </w:p>
    <w:p w14:paraId="29F4E8B1" w14:textId="15BFF921" w:rsidR="0059642B" w:rsidRPr="000376E1" w:rsidDel="002C622D" w:rsidRDefault="0059642B" w:rsidP="00777F3F">
      <w:pPr>
        <w:rPr>
          <w:del w:id="359" w:author="Diogo José Domingues Regateiro" w:date="2015-06-02T11:09:00Z"/>
        </w:rPr>
      </w:pPr>
    </w:p>
    <w:p w14:paraId="338FA67E" w14:textId="77777777" w:rsidR="00982198" w:rsidRPr="009839D4" w:rsidRDefault="00982198" w:rsidP="007738CA">
      <w:pPr>
        <w:pStyle w:val="Heading2"/>
      </w:pPr>
      <w:bookmarkStart w:id="360" w:name="_Ref411957556"/>
      <w:bookmarkStart w:id="361" w:name="_Toc420893197"/>
      <w:r w:rsidRPr="009839D4">
        <w:t>NoSQL</w:t>
      </w:r>
      <w:bookmarkEnd w:id="360"/>
      <w:bookmarkEnd w:id="361"/>
    </w:p>
    <w:p w14:paraId="28F30199" w14:textId="6150E4CF"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EndPr/>
        <w:sdtContent>
          <w:r w:rsidR="0019155B">
            <w:fldChar w:fldCharType="begin"/>
          </w:r>
          <w:r w:rsidR="0019155B">
            <w:instrText xml:space="preserve"> CITATION Alt13 \l 1050 </w:instrText>
          </w:r>
          <w:r w:rsidR="0019155B">
            <w:fldChar w:fldCharType="separate"/>
          </w:r>
          <w:r w:rsidR="00D308C6">
            <w:rPr>
              <w:noProof/>
            </w:rPr>
            <w:t xml:space="preserve"> [30]</w:t>
          </w:r>
          <w:r w:rsidR="0019155B">
            <w:rPr>
              <w:noProof/>
            </w:rPr>
            <w:fldChar w:fldCharType="end"/>
          </w:r>
        </w:sdtContent>
      </w:sdt>
      <w:sdt>
        <w:sdtPr>
          <w:id w:val="143815542"/>
          <w:citation/>
        </w:sdtPr>
        <w:sdtEndPr/>
        <w:sdtContent>
          <w:r w:rsidR="0019155B">
            <w:fldChar w:fldCharType="begin"/>
          </w:r>
          <w:r w:rsidR="0019155B">
            <w:instrText xml:space="preserve"> CITATION Ros15 \l 1050 </w:instrText>
          </w:r>
          <w:r w:rsidR="0019155B">
            <w:fldChar w:fldCharType="separate"/>
          </w:r>
          <w:r w:rsidR="00D308C6">
            <w:rPr>
              <w:noProof/>
            </w:rPr>
            <w:t xml:space="preserve"> [26]</w:t>
          </w:r>
          <w:r w:rsidR="0019155B">
            <w:rPr>
              <w:noProof/>
            </w:rPr>
            <w:fldChar w:fldCharType="end"/>
          </w:r>
        </w:sdtContent>
      </w:sdt>
      <w:r w:rsidR="002E5B7D" w:rsidRPr="009839D4">
        <w:t>.</w:t>
      </w:r>
      <w:r w:rsidR="0039315C" w:rsidRPr="009839D4">
        <w:t xml:space="preserve"> These problems are usually related to: handling large amounts of data and</w:t>
      </w:r>
      <w:r w:rsidR="0055277E" w:rsidRPr="009839D4">
        <w:t xml:space="preserve"> </w:t>
      </w:r>
      <w:del w:id="362" w:author="Diogo José Domingues Regateiro" w:date="2015-06-02T11:11:00Z">
        <w:r w:rsidR="0055277E" w:rsidRPr="009839D4" w:rsidDel="002C622D">
          <w:delText>the</w:delText>
        </w:r>
        <w:r w:rsidR="0039315C" w:rsidRPr="009839D4" w:rsidDel="002C622D">
          <w:delText xml:space="preserve"> </w:delText>
        </w:r>
      </w:del>
      <w:r w:rsidR="0039315C" w:rsidRPr="009839D4">
        <w:t>processing</w:t>
      </w:r>
      <w:r w:rsidR="0055277E" w:rsidRPr="009839D4">
        <w:t xml:space="preserve"> </w:t>
      </w:r>
      <w:del w:id="363" w:author="Diogo José Domingues Regateiro" w:date="2015-06-02T11:11:00Z">
        <w:r w:rsidR="0055277E" w:rsidRPr="009839D4" w:rsidDel="002C622D">
          <w:delText xml:space="preserve">of </w:delText>
        </w:r>
      </w:del>
      <w:r w:rsidR="0055277E" w:rsidRPr="009839D4">
        <w:t>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commentRangeStart w:id="364"/>
      <w:r w:rsidR="0092711F" w:rsidRPr="009839D4">
        <w:t>Relational Database Management System</w:t>
      </w:r>
      <w:commentRangeEnd w:id="364"/>
      <w:r w:rsidR="002C622D">
        <w:rPr>
          <w:rStyle w:val="CommentReference"/>
        </w:rPr>
        <w:commentReference w:id="364"/>
      </w:r>
      <w:r w:rsidR="0092711F">
        <w:t>) characteristics.</w:t>
      </w:r>
    </w:p>
    <w:p w14:paraId="0D910B8C" w14:textId="77777777" w:rsidR="0059642B" w:rsidRDefault="0059642B" w:rsidP="0092711F"/>
    <w:p w14:paraId="1074BFD8" w14:textId="77777777" w:rsidR="0092711F" w:rsidRDefault="0092711F" w:rsidP="0092711F">
      <w:r>
        <w:lastRenderedPageBreak/>
        <w:t xml:space="preserve">ACID characteristics stand for: </w:t>
      </w:r>
    </w:p>
    <w:p w14:paraId="69F08DF8" w14:textId="77777777" w:rsidR="0092711F" w:rsidRDefault="0092711F" w:rsidP="0092711F">
      <w:pPr>
        <w:pStyle w:val="ListParagraph"/>
        <w:numPr>
          <w:ilvl w:val="0"/>
          <w:numId w:val="33"/>
        </w:numPr>
      </w:pPr>
      <w:commentRangeStart w:id="365"/>
      <w:r w:rsidRPr="00ED50BA">
        <w:t>Atomicity</w:t>
      </w:r>
      <w:commentRangeEnd w:id="365"/>
      <w:r w:rsidR="002C622D">
        <w:rPr>
          <w:rStyle w:val="CommentReference"/>
        </w:rPr>
        <w:commentReference w:id="365"/>
      </w:r>
      <w:r>
        <w:t xml:space="preserve"> - ensures that a transaction and all of its actions and consequences will execute either in its entirety or fail. This therefore means that transactions cannot be split or executed partially;</w:t>
      </w:r>
    </w:p>
    <w:p w14:paraId="4C834E64" w14:textId="77777777" w:rsidR="0092711F" w:rsidRDefault="0092711F" w:rsidP="0092711F">
      <w:pPr>
        <w:pStyle w:val="ListParagraph"/>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14:paraId="6463305C" w14:textId="77777777" w:rsidR="0092711F" w:rsidRDefault="0092711F" w:rsidP="0092711F">
      <w:pPr>
        <w:pStyle w:val="ListParagraph"/>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14:paraId="4C43380D" w14:textId="4AFA7BDB" w:rsidR="0092711F" w:rsidRDefault="0092711F" w:rsidP="0092711F">
      <w:pPr>
        <w:pStyle w:val="ListParagraph"/>
        <w:numPr>
          <w:ilvl w:val="0"/>
          <w:numId w:val="33"/>
        </w:numPr>
      </w:pPr>
      <w:r w:rsidRPr="00ED50BA">
        <w:t>Durability</w:t>
      </w:r>
      <w:r>
        <w:t xml:space="preserve"> -</w:t>
      </w:r>
      <w:ins w:id="366" w:author="Diogo José Domingues Regateiro" w:date="2015-06-02T11:16:00Z">
        <w:r w:rsidR="002C622D">
          <w:t xml:space="preserve"> </w:t>
        </w:r>
      </w:ins>
      <w:r>
        <w:t>this ensures that for every transaction that has been committed, the results of it will still persist, even in the case of</w:t>
      </w:r>
      <w:ins w:id="367" w:author="Diogo José Domingues Regateiro" w:date="2015-06-02T11:17:00Z">
        <w:r w:rsidR="00C07CED">
          <w:t xml:space="preserve"> a</w:t>
        </w:r>
      </w:ins>
      <w:r>
        <w:t xml:space="preserve"> system failure</w:t>
      </w:r>
      <w:del w:id="368" w:author="Diogo José Domingues Regateiro" w:date="2015-06-02T11:17:00Z">
        <w:r w:rsidDel="00C07CED">
          <w:delText>s</w:delText>
        </w:r>
      </w:del>
      <w:r>
        <w:t xml:space="preserve">. For example: crashes, errors, </w:t>
      </w:r>
      <w:del w:id="369" w:author="Diogo José Domingues Regateiro" w:date="2015-06-02T11:17:00Z">
        <w:r w:rsidDel="00C07CED">
          <w:delText>power losses</w:delText>
        </w:r>
      </w:del>
      <w:ins w:id="370" w:author="Diogo José Domingues Regateiro" w:date="2015-06-02T11:17:00Z">
        <w:r w:rsidR="00C07CED">
          <w:t>outages</w:t>
        </w:r>
      </w:ins>
      <w:r>
        <w:t xml:space="preserve"> etc.</w:t>
      </w:r>
    </w:p>
    <w:p w14:paraId="49CA2383" w14:textId="18F44413" w:rsidR="0092711F" w:rsidRDefault="00666136" w:rsidP="0092711F">
      <w:r>
        <w:tab/>
      </w:r>
      <w:r w:rsidR="0092711F">
        <w:t xml:space="preserve">BASE </w:t>
      </w:r>
      <w:r w:rsidRPr="009839D4">
        <w:t>(Basically Available, Soft-state, Eventually consistent)</w:t>
      </w:r>
      <w:r>
        <w:t xml:space="preserve"> characteristics, on the other hand do not force </w:t>
      </w:r>
      <w:del w:id="371" w:author="Diogo José Domingues Regateiro" w:date="2015-06-02T11:19:00Z">
        <w:r w:rsidDel="00C07CED">
          <w:delText xml:space="preserve">and </w:delText>
        </w:r>
      </w:del>
      <w:ins w:id="372" w:author="Diogo José Domingues Regateiro" w:date="2015-06-02T11:19:00Z">
        <w:r w:rsidR="00C07CED">
          <w:t xml:space="preserve">or </w:t>
        </w:r>
      </w:ins>
      <w:r>
        <w:t>guarantee consistency. It is somewhat an optimistic view and accepts that the database is "eventually consistent". Th</w:t>
      </w:r>
      <w:ins w:id="373" w:author="Diogo José Domingues Regateiro" w:date="2015-06-02T11:20:00Z">
        <w:r w:rsidR="00C07CED">
          <w:t>ese</w:t>
        </w:r>
      </w:ins>
      <w:del w:id="374" w:author="Diogo José Domingues Regateiro" w:date="2015-06-02T11:20:00Z">
        <w:r w:rsidDel="00C07CED">
          <w:delText>is</w:delText>
        </w:r>
      </w:del>
      <w:r>
        <w:t xml:space="preserve"> loose characteristics can be beneficial for replication and partition characteristics, therefore</w:t>
      </w:r>
      <w:ins w:id="375" w:author="Diogo José Domingues Regateiro" w:date="2015-06-02T11:21:00Z">
        <w:r w:rsidR="00C07CED">
          <w:t xml:space="preserve"> it</w:t>
        </w:r>
      </w:ins>
      <w:r>
        <w:t xml:space="preserve"> is suited for massively distributed systems.</w:t>
      </w:r>
    </w:p>
    <w:p w14:paraId="6AC13BCB" w14:textId="6DE44910"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w:t>
      </w:r>
      <w:ins w:id="376" w:author="Diogo José Domingues Regateiro" w:date="2015-06-02T11:22:00Z">
        <w:r w:rsidR="00C07CED">
          <w:t>,</w:t>
        </w:r>
      </w:ins>
      <w:r w:rsidR="0055277E" w:rsidRPr="009839D4">
        <w:t xml:space="preserve">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EndPr/>
        <w:sdtContent>
          <w:r w:rsidR="0019155B">
            <w:fldChar w:fldCharType="begin"/>
          </w:r>
          <w:r w:rsidR="0019155B">
            <w:instrText xml:space="preserve"> CITATION NoS \l 1050 </w:instrText>
          </w:r>
          <w:r w:rsidR="0019155B">
            <w:fldChar w:fldCharType="separate"/>
          </w:r>
          <w:r w:rsidR="00D308C6">
            <w:rPr>
              <w:noProof/>
            </w:rPr>
            <w:t>[31]</w:t>
          </w:r>
          <w:r w:rsidR="0019155B">
            <w:rPr>
              <w:noProof/>
            </w:rPr>
            <w:fldChar w:fldCharType="end"/>
          </w:r>
        </w:sdtContent>
      </w:sdt>
      <w:r w:rsidR="00755E7B" w:rsidRPr="009839D4">
        <w:t>, and because of this most systems can be described as BASE.</w:t>
      </w:r>
      <w:r w:rsidR="006C3D0B" w:rsidRPr="009839D4">
        <w:t xml:space="preserve"> </w:t>
      </w:r>
    </w:p>
    <w:p w14:paraId="121FC778" w14:textId="77777777" w:rsidR="00C33DAE" w:rsidRDefault="00C33DAE" w:rsidP="00C33DAE">
      <w:pPr>
        <w:jc w:val="center"/>
      </w:pPr>
      <w:r>
        <w:rPr>
          <w:noProof/>
          <w:lang w:eastAsia="en-GB"/>
        </w:rPr>
        <w:lastRenderedPageBreak/>
        <w:drawing>
          <wp:inline distT="0" distB="0" distL="0" distR="0" wp14:anchorId="488487ED" wp14:editId="1F5F6318">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2" cstate="print"/>
                    <a:stretch>
                      <a:fillRect/>
                    </a:stretch>
                  </pic:blipFill>
                  <pic:spPr>
                    <a:xfrm>
                      <a:off x="0" y="0"/>
                      <a:ext cx="4295775" cy="3700810"/>
                    </a:xfrm>
                    <a:prstGeom prst="rect">
                      <a:avLst/>
                    </a:prstGeom>
                  </pic:spPr>
                </pic:pic>
              </a:graphicData>
            </a:graphic>
          </wp:inline>
        </w:drawing>
      </w:r>
    </w:p>
    <w:p w14:paraId="68340F92" w14:textId="77777777" w:rsidR="00C33DAE" w:rsidRDefault="00C33DAE" w:rsidP="00C33DAE">
      <w:pPr>
        <w:pStyle w:val="Caption"/>
        <w:spacing w:before="240"/>
      </w:pPr>
      <w:bookmarkStart w:id="377" w:name="_Ref420766006"/>
      <w:bookmarkStart w:id="378" w:name="_Toc420892395"/>
      <w:r>
        <w:t xml:space="preserve">Table </w:t>
      </w:r>
      <w:r w:rsidR="0019155B">
        <w:fldChar w:fldCharType="begin"/>
      </w:r>
      <w:r w:rsidR="0019155B">
        <w:instrText xml:space="preserve"> SEQ Table \* ARABIC </w:instrText>
      </w:r>
      <w:r w:rsidR="0019155B">
        <w:fldChar w:fldCharType="separate"/>
      </w:r>
      <w:r w:rsidR="000C1277">
        <w:rPr>
          <w:noProof/>
        </w:rPr>
        <w:t>5</w:t>
      </w:r>
      <w:r w:rsidR="0019155B">
        <w:rPr>
          <w:noProof/>
        </w:rPr>
        <w:fldChar w:fldCharType="end"/>
      </w:r>
      <w:bookmarkEnd w:id="377"/>
      <w:r>
        <w:t>. CAP theorem diagram</w:t>
      </w:r>
      <w:bookmarkEnd w:id="378"/>
    </w:p>
    <w:p w14:paraId="30465118" w14:textId="4BE9404D"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884F01">
        <w:fldChar w:fldCharType="begin"/>
      </w:r>
      <w:r w:rsidR="00ED50BA">
        <w:instrText xml:space="preserve"> REF _Ref420766006 \h </w:instrText>
      </w:r>
      <w:r w:rsidR="00884F01">
        <w:fldChar w:fldCharType="separate"/>
      </w:r>
      <w:r w:rsidR="000C1277">
        <w:t xml:space="preserve">Table </w:t>
      </w:r>
      <w:r w:rsidR="000C1277">
        <w:rPr>
          <w:noProof/>
        </w:rPr>
        <w:t>5</w:t>
      </w:r>
      <w:r w:rsidR="00884F01">
        <w:fldChar w:fldCharType="end"/>
      </w:r>
      <w:del w:id="379" w:author="Diogo José Domingues Regateiro" w:date="2015-06-02T11:28:00Z">
        <w:r w:rsidR="00ED50BA" w:rsidDel="00EE3394">
          <w:delText>.</w:delText>
        </w:r>
      </w:del>
      <w:r w:rsidR="00ED50BA">
        <w:t xml:space="preserve"> shows this and also gives examples of database</w:t>
      </w:r>
      <w:del w:id="380" w:author="Diogo José Domingues Regateiro" w:date="2015-06-02T11:28:00Z">
        <w:r w:rsidR="00ED50BA" w:rsidDel="00EE3394">
          <w:delText>s</w:delText>
        </w:r>
      </w:del>
      <w:ins w:id="381" w:author="Diogo José Domingues Regateiro" w:date="2015-06-02T11:28:00Z">
        <w:r w:rsidR="00EE3394">
          <w:t xml:space="preserve"> management systems</w:t>
        </w:r>
      </w:ins>
      <w:r w:rsidR="00ED50BA">
        <w:t xml:space="preserve">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14:paraId="14A1E5A1" w14:textId="77777777" w:rsidR="0072436D" w:rsidRPr="009839D4" w:rsidRDefault="0072436D" w:rsidP="0072436D">
      <w:pPr>
        <w:pStyle w:val="Subtitle"/>
      </w:pPr>
      <w:r w:rsidRPr="009839D4">
        <w:t>Hadoop</w:t>
      </w:r>
    </w:p>
    <w:p w14:paraId="21F31826" w14:textId="176CB9D9" w:rsidR="0072436D" w:rsidRPr="009839D4" w:rsidRDefault="0072436D" w:rsidP="00CF51F3">
      <w:r>
        <w:tab/>
        <w:t>Hadoop is an important platform for NoSQL as many of the most popular NoSQL databases are built on top of it</w:t>
      </w:r>
      <w:del w:id="382" w:author="Diogo José Domingues Regateiro" w:date="2015-06-02T11:31:00Z">
        <w:r w:rsidDel="00EE3394">
          <w:delText xml:space="preserve"> as it</w:delText>
        </w:r>
      </w:del>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w:t>
      </w:r>
      <w:commentRangeStart w:id="383"/>
      <w:ins w:id="384" w:author="Diogo José Domingues Regateiro" w:date="2015-06-02T12:14:00Z">
        <w:r w:rsidR="00C04C3A">
          <w:t xml:space="preserve">reliably </w:t>
        </w:r>
        <w:commentRangeEnd w:id="383"/>
        <w:r w:rsidR="00C04C3A">
          <w:rPr>
            <w:rStyle w:val="CommentReference"/>
          </w:rPr>
          <w:commentReference w:id="383"/>
        </w:r>
      </w:ins>
      <w:r w:rsidR="00CF51F3">
        <w:t>store large amounts of data, distributed over large clusters</w:t>
      </w:r>
      <w:del w:id="385" w:author="Diogo José Domingues Regateiro" w:date="2015-06-02T12:14:00Z">
        <w:r w:rsidR="00CF51F3" w:rsidDel="00C04C3A">
          <w:delText xml:space="preserve">, </w:delText>
        </w:r>
        <w:commentRangeStart w:id="386"/>
        <w:r w:rsidR="00CF51F3" w:rsidDel="00C04C3A">
          <w:delText>reliably</w:delText>
        </w:r>
      </w:del>
      <w:r w:rsidR="00CF51F3">
        <w:t xml:space="preserve"> </w:t>
      </w:r>
      <w:commentRangeEnd w:id="386"/>
      <w:r w:rsidR="00EE3394">
        <w:rPr>
          <w:rStyle w:val="CommentReference"/>
        </w:rPr>
        <w:commentReference w:id="386"/>
      </w:r>
      <w:r w:rsidR="00CF51F3">
        <w:t>and</w:t>
      </w:r>
      <w:ins w:id="387" w:author="Diogo José Domingues Regateiro" w:date="2015-06-02T12:15:00Z">
        <w:r w:rsidR="00C04C3A">
          <w:t xml:space="preserve"> to</w:t>
        </w:r>
      </w:ins>
      <w:r w:rsidR="00CF51F3">
        <w:t xml:space="preserve"> stream data to those who need it with high speed and efficiently. The work from </w:t>
      </w:r>
      <w:sdt>
        <w:sdtPr>
          <w:id w:val="180434460"/>
          <w:citation/>
        </w:sdtPr>
        <w:sdtEndPr/>
        <w:sdtContent>
          <w:r w:rsidR="00884F01">
            <w:fldChar w:fldCharType="begin"/>
          </w:r>
          <w:r w:rsidR="00CF51F3">
            <w:rPr>
              <w:lang w:val="hr-HR"/>
            </w:rPr>
            <w:instrText xml:space="preserve"> CITATION Kon10 \l 1050 </w:instrText>
          </w:r>
          <w:r w:rsidR="00884F01">
            <w:fldChar w:fldCharType="separate"/>
          </w:r>
          <w:r w:rsidR="00D308C6" w:rsidRPr="00D308C6">
            <w:rPr>
              <w:noProof/>
              <w:lang w:val="hr-HR"/>
            </w:rPr>
            <w:t>[32]</w:t>
          </w:r>
          <w:r w:rsidR="00884F01">
            <w:fldChar w:fldCharType="end"/>
          </w:r>
        </w:sdtContent>
      </w:sdt>
      <w:r w:rsidR="00CF51F3">
        <w:t xml:space="preserve"> mentioned that</w:t>
      </w:r>
      <w:ins w:id="388" w:author="Diogo José Domingues Regateiro" w:date="2015-06-02T13:37:00Z">
        <w:r w:rsidR="00853EB2">
          <w:t>,</w:t>
        </w:r>
      </w:ins>
      <w:r w:rsidR="00CF51F3">
        <w:t xml:space="preserve"> in 2010</w:t>
      </w:r>
      <w:ins w:id="389" w:author="Diogo José Domingues Regateiro" w:date="2015-06-02T13:37:00Z">
        <w:r w:rsidR="00853EB2">
          <w:t>,</w:t>
        </w:r>
      </w:ins>
      <w:del w:id="390" w:author="Diogo José Domingues Regateiro" w:date="2015-06-02T13:37:00Z">
        <w:r w:rsidR="00CF51F3" w:rsidDel="00853EB2">
          <w:delText>.</w:delText>
        </w:r>
      </w:del>
      <w:r w:rsidR="00CF51F3">
        <w:t xml:space="preserve"> Yahoo! used it to manage 25 petabytes of data.</w:t>
      </w:r>
      <w:r w:rsidRPr="009839D4">
        <w:t xml:space="preserve"> The platform has a large developer community and many open projects and because of that it is one of the biggest </w:t>
      </w:r>
      <w:r w:rsidRPr="009839D4">
        <w:lastRenderedPageBreak/>
        <w:t>and fastest evolving platforms. On the Hadoop website it is stated that "The Apache Hadoop project develops open-source software for reliable, scalable, distributed computing"</w:t>
      </w:r>
      <w:sdt>
        <w:sdtPr>
          <w:id w:val="783360"/>
          <w:citation/>
        </w:sdtPr>
        <w:sdtEndPr/>
        <w:sdtContent>
          <w:r w:rsidR="0019155B">
            <w:fldChar w:fldCharType="begin"/>
          </w:r>
          <w:r w:rsidR="0019155B">
            <w:instrText xml:space="preserve"> CITATION 14Th \l 1050 </w:instrText>
          </w:r>
          <w:r w:rsidR="0019155B">
            <w:fldChar w:fldCharType="separate"/>
          </w:r>
          <w:r w:rsidR="00D308C6">
            <w:rPr>
              <w:noProof/>
            </w:rPr>
            <w:t xml:space="preserve"> [33]</w:t>
          </w:r>
          <w:r w:rsidR="0019155B">
            <w:rPr>
              <w:noProof/>
            </w:rPr>
            <w:fldChar w:fldCharType="end"/>
          </w:r>
        </w:sdtContent>
      </w:sdt>
      <w:r w:rsidRPr="009839D4">
        <w:t>. It is also stated that it is essentially a framework that allows distributed processing across clusters of computers, it is designed for scalability and can easily be scaled from one server to thousands of machines, it handles failures on the application layer and</w:t>
      </w:r>
      <w:ins w:id="391" w:author="Diogo José Domingues Regateiro" w:date="2015-06-02T13:39:00Z">
        <w:r w:rsidR="00853EB2">
          <w:t>,</w:t>
        </w:r>
      </w:ins>
      <w:r w:rsidRPr="009839D4">
        <w:t xml:space="preserve"> as a result</w:t>
      </w:r>
      <w:ins w:id="392" w:author="Diogo José Domingues Regateiro" w:date="2015-06-02T13:39:00Z">
        <w:r w:rsidR="00853EB2">
          <w:t>,</w:t>
        </w:r>
      </w:ins>
      <w:r w:rsidRPr="009839D4">
        <w:t xml:space="preserve"> provides a highly-available service on top of clusters, regardless of individual failures on machines inside the cluster. </w:t>
      </w:r>
    </w:p>
    <w:p w14:paraId="05F2284C" w14:textId="77777777" w:rsidR="0072436D" w:rsidRPr="009839D4" w:rsidRDefault="0072436D" w:rsidP="0072436D">
      <w:r w:rsidRPr="009839D4">
        <w:t>These are the projects main modules as stated on its official webpage</w:t>
      </w:r>
      <w:sdt>
        <w:sdtPr>
          <w:id w:val="783361"/>
          <w:citation/>
        </w:sdtPr>
        <w:sdtEndPr/>
        <w:sdtContent>
          <w:r w:rsidR="0019155B">
            <w:fldChar w:fldCharType="begin"/>
          </w:r>
          <w:r w:rsidR="0019155B">
            <w:instrText xml:space="preserve"> CITATION 14Th \l 1050 </w:instrText>
          </w:r>
          <w:r w:rsidR="0019155B">
            <w:fldChar w:fldCharType="separate"/>
          </w:r>
          <w:r w:rsidR="00D308C6">
            <w:rPr>
              <w:noProof/>
            </w:rPr>
            <w:t xml:space="preserve"> [33]</w:t>
          </w:r>
          <w:r w:rsidR="0019155B">
            <w:rPr>
              <w:noProof/>
            </w:rPr>
            <w:fldChar w:fldCharType="end"/>
          </w:r>
        </w:sdtContent>
      </w:sdt>
      <w:r w:rsidRPr="009839D4">
        <w:t>:</w:t>
      </w:r>
    </w:p>
    <w:p w14:paraId="3600B1D1" w14:textId="77777777" w:rsidR="0072436D" w:rsidRPr="009839D4" w:rsidRDefault="0072436D" w:rsidP="0072436D">
      <w:pPr>
        <w:pStyle w:val="ListParagraph"/>
        <w:numPr>
          <w:ilvl w:val="0"/>
          <w:numId w:val="4"/>
        </w:numPr>
      </w:pPr>
      <w:r w:rsidRPr="009839D4">
        <w:t>Hadoop Common: The common utilities that s</w:t>
      </w:r>
      <w:r w:rsidR="00D33FDE">
        <w:t>upport the other Hadoop modules;</w:t>
      </w:r>
    </w:p>
    <w:p w14:paraId="53B28055" w14:textId="77777777" w:rsidR="0072436D" w:rsidRPr="009839D4" w:rsidRDefault="0072436D" w:rsidP="0072436D">
      <w:pPr>
        <w:pStyle w:val="ListParagraph"/>
        <w:numPr>
          <w:ilvl w:val="0"/>
          <w:numId w:val="4"/>
        </w:numPr>
      </w:pPr>
      <w:r w:rsidRPr="009839D4">
        <w:t>Hadoop Distributed File System (HDFS™): A distributed file system that provides high-throug</w:t>
      </w:r>
      <w:r w:rsidR="00D33FDE">
        <w:t>hput access to application data;</w:t>
      </w:r>
    </w:p>
    <w:p w14:paraId="01F21BD1" w14:textId="77777777" w:rsidR="0072436D" w:rsidRPr="009839D4" w:rsidRDefault="0072436D" w:rsidP="0072436D">
      <w:pPr>
        <w:pStyle w:val="ListParagraph"/>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14:paraId="4021D9B9" w14:textId="77777777" w:rsidR="0072436D" w:rsidRPr="009839D4" w:rsidRDefault="0072436D" w:rsidP="0072436D">
      <w:pPr>
        <w:pStyle w:val="ListParagraph"/>
        <w:numPr>
          <w:ilvl w:val="0"/>
          <w:numId w:val="4"/>
        </w:numPr>
      </w:pPr>
      <w:r w:rsidRPr="009839D4">
        <w:t>Hadoop MapReduce: A YARN-based system for parallel processing of large data sets.</w:t>
      </w:r>
    </w:p>
    <w:p w14:paraId="6DAA5BE8" w14:textId="77777777" w:rsidR="00CF51F3" w:rsidRDefault="00CF51F3" w:rsidP="00127DA5">
      <w:r>
        <w:rPr>
          <w:noProof/>
          <w:lang w:eastAsia="en-GB"/>
        </w:rPr>
        <w:drawing>
          <wp:inline distT="0" distB="0" distL="0" distR="0" wp14:anchorId="29695AF3" wp14:editId="49D2DDD7">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3" cstate="print"/>
                    <a:stretch>
                      <a:fillRect/>
                    </a:stretch>
                  </pic:blipFill>
                  <pic:spPr>
                    <a:xfrm>
                      <a:off x="0" y="0"/>
                      <a:ext cx="5579745" cy="3855720"/>
                    </a:xfrm>
                    <a:prstGeom prst="rect">
                      <a:avLst/>
                    </a:prstGeom>
                  </pic:spPr>
                </pic:pic>
              </a:graphicData>
            </a:graphic>
          </wp:inline>
        </w:drawing>
      </w:r>
    </w:p>
    <w:p w14:paraId="3B94D1FC" w14:textId="77777777" w:rsidR="00CF51F3" w:rsidRDefault="00CF51F3" w:rsidP="00CF51F3">
      <w:pPr>
        <w:pStyle w:val="Caption"/>
      </w:pPr>
      <w:bookmarkStart w:id="393" w:name="_Ref420660106"/>
      <w:bookmarkStart w:id="394" w:name="_Toc420892375"/>
      <w:r>
        <w:t xml:space="preserve">Figure </w:t>
      </w:r>
      <w:r w:rsidR="0019155B">
        <w:fldChar w:fldCharType="begin"/>
      </w:r>
      <w:r w:rsidR="0019155B">
        <w:instrText xml:space="preserve"> SEQ Figure \* ARABIC </w:instrText>
      </w:r>
      <w:r w:rsidR="0019155B">
        <w:fldChar w:fldCharType="separate"/>
      </w:r>
      <w:r w:rsidR="000C1277">
        <w:rPr>
          <w:noProof/>
        </w:rPr>
        <w:t>6</w:t>
      </w:r>
      <w:r w:rsidR="0019155B">
        <w:rPr>
          <w:noProof/>
        </w:rPr>
        <w:fldChar w:fldCharType="end"/>
      </w:r>
      <w:bookmarkEnd w:id="393"/>
      <w:r>
        <w:t>.</w:t>
      </w:r>
      <w:r w:rsidR="00AD144A">
        <w:t xml:space="preserve"> </w:t>
      </w:r>
      <w:r>
        <w:t xml:space="preserve">Hadoop HDFS Architecture </w:t>
      </w:r>
      <w:sdt>
        <w:sdtPr>
          <w:id w:val="180434462"/>
          <w:citation/>
        </w:sdtPr>
        <w:sdtEndPr/>
        <w:sdtContent>
          <w:r w:rsidR="00884F01">
            <w:fldChar w:fldCharType="begin"/>
          </w:r>
          <w:r>
            <w:rPr>
              <w:lang w:val="hr-HR"/>
            </w:rPr>
            <w:instrText xml:space="preserve"> CITATION Apa14 \l 1050 </w:instrText>
          </w:r>
          <w:r w:rsidR="00884F01">
            <w:fldChar w:fldCharType="separate"/>
          </w:r>
          <w:r w:rsidR="00D308C6" w:rsidRPr="00D308C6">
            <w:rPr>
              <w:noProof/>
              <w:lang w:val="hr-HR"/>
            </w:rPr>
            <w:t>[34]</w:t>
          </w:r>
          <w:r w:rsidR="00884F01">
            <w:fldChar w:fldCharType="end"/>
          </w:r>
        </w:sdtContent>
      </w:sdt>
      <w:bookmarkEnd w:id="394"/>
    </w:p>
    <w:p w14:paraId="57489061" w14:textId="33581F5E" w:rsidR="000376E1" w:rsidRDefault="00CF51F3" w:rsidP="00127DA5">
      <w:r>
        <w:tab/>
      </w:r>
      <w:r w:rsidR="00884F01">
        <w:fldChar w:fldCharType="begin"/>
      </w:r>
      <w:r w:rsidR="00AD144A">
        <w:instrText xml:space="preserve"> REF _Ref420660106 \h </w:instrText>
      </w:r>
      <w:r w:rsidR="00884F01">
        <w:fldChar w:fldCharType="separate"/>
      </w:r>
      <w:r w:rsidR="000C1277">
        <w:t xml:space="preserve">Figure </w:t>
      </w:r>
      <w:r w:rsidR="000C1277">
        <w:rPr>
          <w:noProof/>
        </w:rPr>
        <w:t>6</w:t>
      </w:r>
      <w:r w:rsidR="00884F01">
        <w:fldChar w:fldCharType="end"/>
      </w:r>
      <w:r w:rsidR="00AD144A">
        <w:t xml:space="preserve"> shows the architecture of an HDFS cluster. It is a master/slave architecture and consist of a single </w:t>
      </w:r>
      <w:r w:rsidR="00AD144A" w:rsidRPr="00B91703">
        <w:rPr>
          <w:i/>
        </w:rPr>
        <w:t>NameNode</w:t>
      </w:r>
      <w:r w:rsidR="00AD144A">
        <w:t xml:space="preserve"> and a number of </w:t>
      </w:r>
      <w:r w:rsidR="00AD144A" w:rsidRPr="00B91703">
        <w:rPr>
          <w:i/>
        </w:rPr>
        <w:t>DataNodes</w:t>
      </w:r>
      <w:r w:rsidR="00AD144A">
        <w:t xml:space="preserve">. Both are pieces of software designed to run on commodity machines which typically run a Linux operating system. The </w:t>
      </w:r>
      <w:r w:rsidR="00AD144A" w:rsidRPr="00B91703">
        <w:rPr>
          <w:i/>
        </w:rPr>
        <w:t>NameNode</w:t>
      </w:r>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r w:rsidR="00231318" w:rsidRPr="00B91703">
        <w:rPr>
          <w:i/>
        </w:rPr>
        <w:t>DataNodes</w:t>
      </w:r>
      <w:r w:rsidR="00231318">
        <w:t xml:space="preserve"> and it can execute file system namespace operations. </w:t>
      </w:r>
      <w:r w:rsidR="00231318" w:rsidRPr="00B91703">
        <w:rPr>
          <w:i/>
        </w:rPr>
        <w:t>DataNodes</w:t>
      </w:r>
      <w:r w:rsidR="00231318">
        <w:t xml:space="preserve"> are responsible for managing data storage attached to the nodes they are running on. They perform actions over blocks and are responsible for serving read and write operations for the system</w:t>
      </w:r>
      <w:ins w:id="395" w:author="Diogo José Domingues Regateiro" w:date="2015-06-02T13:49:00Z">
        <w:r w:rsidR="00AA03D5">
          <w:t>’</w:t>
        </w:r>
      </w:ins>
      <w:r w:rsidR="00231318">
        <w:t xml:space="preserve">s clients. The system is greatly simplified because of the existence of a single </w:t>
      </w:r>
      <w:r w:rsidR="00231318" w:rsidRPr="00B91703">
        <w:rPr>
          <w:i/>
        </w:rPr>
        <w:t>NameNode</w:t>
      </w:r>
      <w:r w:rsidR="00231318">
        <w:t xml:space="preserve"> that manages the namespace it can contain all the metadata for that namespace. </w:t>
      </w:r>
    </w:p>
    <w:p w14:paraId="15D7BF4B" w14:textId="203F5013" w:rsidR="009A60D7" w:rsidRDefault="009A60D7" w:rsidP="00F13E81">
      <w:r>
        <w:tab/>
        <w:t>Hadoop MapReduce is a software framework that allows for writing applications which need to process large amounts of data</w:t>
      </w:r>
      <w:ins w:id="396" w:author="Diogo José Domingues Regateiro" w:date="2015-06-02T13:51:00Z">
        <w:r w:rsidR="00AA03D5">
          <w:t xml:space="preserve"> in</w:t>
        </w:r>
      </w:ins>
      <w:r>
        <w:t xml:space="preserve"> </w:t>
      </w:r>
      <w:r w:rsidR="00E33E2C">
        <w:t xml:space="preserve">parallel on large clusters. </w:t>
      </w:r>
      <w:commentRangeStart w:id="397"/>
      <w:r w:rsidR="00E33E2C">
        <w:t xml:space="preserve">The amount of data can be multi-terabyte data-sets and it can run </w:t>
      </w:r>
      <w:ins w:id="398" w:author="Diogo José Domingues Regateiro" w:date="2015-06-02T13:51:00Z">
        <w:r w:rsidR="00AA03D5">
          <w:t>i</w:t>
        </w:r>
      </w:ins>
      <w:r w:rsidR="00E33E2C">
        <w:t>n thousands of nodes</w:t>
      </w:r>
      <w:commentRangeEnd w:id="397"/>
      <w:r w:rsidR="00AA03D5">
        <w:rPr>
          <w:rStyle w:val="CommentReference"/>
        </w:rPr>
        <w:commentReference w:id="397"/>
      </w:r>
      <w:r w:rsidR="00E33E2C">
        <w:t>. On Hadoop MapReduce</w:t>
      </w:r>
      <w:ins w:id="399" w:author="Diogo José Domingues Regateiro" w:date="2015-06-02T13:55:00Z">
        <w:r w:rsidR="00AA03D5">
          <w:t>,</w:t>
        </w:r>
      </w:ins>
      <w:r w:rsidR="00E33E2C">
        <w:t xml:space="preserve"> the nodes responsible for computing a set of data are typically the same node where the data is located</w:t>
      </w:r>
      <w:ins w:id="400" w:author="Diogo José Domingues Regateiro" w:date="2015-06-02T13:55:00Z">
        <w:r w:rsidR="00AA03D5">
          <w:t>,</w:t>
        </w:r>
      </w:ins>
      <w:r w:rsidR="00E33E2C">
        <w:t xml:space="preserve"> making the execution much simpler and faster</w:t>
      </w:r>
      <w:sdt>
        <w:sdtPr>
          <w:id w:val="180434463"/>
          <w:citation/>
        </w:sdtPr>
        <w:sdtEndPr/>
        <w:sdtContent>
          <w:r w:rsidR="00884F01">
            <w:fldChar w:fldCharType="begin"/>
          </w:r>
          <w:r w:rsidR="00E33E2C">
            <w:rPr>
              <w:lang w:val="hr-HR"/>
            </w:rPr>
            <w:instrText xml:space="preserve"> CITATION Jef08 \l 1050 </w:instrText>
          </w:r>
          <w:r w:rsidR="00884F01">
            <w:fldChar w:fldCharType="separate"/>
          </w:r>
          <w:r w:rsidR="00D308C6">
            <w:rPr>
              <w:noProof/>
              <w:lang w:val="hr-HR"/>
            </w:rPr>
            <w:t xml:space="preserve"> </w:t>
          </w:r>
          <w:r w:rsidR="00D308C6" w:rsidRPr="00D308C6">
            <w:rPr>
              <w:noProof/>
              <w:lang w:val="hr-HR"/>
            </w:rPr>
            <w:t>[35]</w:t>
          </w:r>
          <w:r w:rsidR="00884F0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ins w:id="401" w:author="Diogo José Domingues Regateiro" w:date="2015-06-02T13:56:00Z">
        <w:r w:rsidR="00AA03D5">
          <w:t>-</w:t>
        </w:r>
      </w:ins>
      <w:del w:id="402" w:author="Diogo José Domingues Regateiro" w:date="2015-06-02T13:55:00Z">
        <w:r w:rsidR="00F13E81" w:rsidDel="00AA03D5">
          <w:delText xml:space="preserve"> </w:delText>
        </w:r>
      </w:del>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EndPr/>
        <w:sdtContent>
          <w:r w:rsidR="00884F01">
            <w:fldChar w:fldCharType="begin"/>
          </w:r>
          <w:r w:rsidR="00E33E2C">
            <w:rPr>
              <w:lang w:val="hr-HR"/>
            </w:rPr>
            <w:instrText xml:space="preserve"> CITATION Apa142 \l 1050 </w:instrText>
          </w:r>
          <w:r w:rsidR="00884F01">
            <w:fldChar w:fldCharType="separate"/>
          </w:r>
          <w:r w:rsidR="00D308C6">
            <w:rPr>
              <w:noProof/>
              <w:lang w:val="hr-HR"/>
            </w:rPr>
            <w:t xml:space="preserve"> </w:t>
          </w:r>
          <w:r w:rsidR="00D308C6" w:rsidRPr="00D308C6">
            <w:rPr>
              <w:noProof/>
              <w:lang w:val="hr-HR"/>
            </w:rPr>
            <w:t>[36]</w:t>
          </w:r>
          <w:r w:rsidR="00884F01">
            <w:fldChar w:fldCharType="end"/>
          </w:r>
        </w:sdtContent>
      </w:sdt>
      <w:r>
        <w:t>.</w:t>
      </w:r>
    </w:p>
    <w:p w14:paraId="10D262DC" w14:textId="77D15E7E" w:rsidR="00231318" w:rsidRDefault="00231318" w:rsidP="00127DA5">
      <w:r>
        <w:tab/>
      </w:r>
      <w:r w:rsidRPr="009839D4">
        <w:t xml:space="preserve">The Hadoop ecosystem </w:t>
      </w:r>
      <w:commentRangeStart w:id="403"/>
      <w:r w:rsidRPr="009839D4">
        <w:t xml:space="preserve">of open source </w:t>
      </w:r>
      <w:commentRangeEnd w:id="403"/>
      <w:r w:rsidR="004D4E7F">
        <w:rPr>
          <w:rStyle w:val="CommentReference"/>
        </w:rPr>
        <w:commentReference w:id="403"/>
      </w:r>
      <w:r w:rsidRPr="009839D4">
        <w:t>is built in a way that allows easy porting and migrating between different storage solutions and also data processing solutions</w:t>
      </w:r>
      <w:sdt>
        <w:sdtPr>
          <w:id w:val="85212042"/>
          <w:citation/>
        </w:sdtPr>
        <w:sdtEndPr/>
        <w:sdtContent>
          <w:r w:rsidR="00884F01">
            <w:fldChar w:fldCharType="begin"/>
          </w:r>
          <w:r w:rsidR="002D3BFE">
            <w:rPr>
              <w:lang w:val="hr-HR"/>
            </w:rPr>
            <w:instrText xml:space="preserve"> CITATION San12 \l 1050 </w:instrText>
          </w:r>
          <w:r w:rsidR="00884F01">
            <w:fldChar w:fldCharType="separate"/>
          </w:r>
          <w:r w:rsidR="00D308C6">
            <w:rPr>
              <w:noProof/>
              <w:lang w:val="hr-HR"/>
            </w:rPr>
            <w:t xml:space="preserve"> </w:t>
          </w:r>
          <w:r w:rsidR="00D308C6" w:rsidRPr="00D308C6">
            <w:rPr>
              <w:noProof/>
              <w:lang w:val="hr-HR"/>
            </w:rPr>
            <w:t>[37]</w:t>
          </w:r>
          <w:r w:rsidR="00884F01">
            <w:fldChar w:fldCharType="end"/>
          </w:r>
        </w:sdtContent>
      </w:sdt>
      <w:r w:rsidRPr="009839D4">
        <w:t>. Therefore a project that is being developed over Hadoop has a bigger value</w:t>
      </w:r>
      <w:ins w:id="404" w:author="Diogo José Domingues Regateiro" w:date="2015-06-02T14:03:00Z">
        <w:r w:rsidR="004D4E7F">
          <w:t>/</w:t>
        </w:r>
      </w:ins>
      <w:del w:id="405" w:author="Diogo José Domingues Regateiro" w:date="2015-06-02T14:03:00Z">
        <w:r w:rsidRPr="009839D4" w:rsidDel="004D4E7F">
          <w:delText xml:space="preserve"> and </w:delText>
        </w:r>
      </w:del>
      <w:r w:rsidRPr="009839D4">
        <w:t xml:space="preserve">feature set than the value/feature set </w:t>
      </w:r>
      <w:del w:id="406" w:author="Diogo José Domingues Regateiro" w:date="2015-06-02T14:04:00Z">
        <w:r w:rsidRPr="009839D4" w:rsidDel="004D4E7F">
          <w:delText xml:space="preserve">than </w:delText>
        </w:r>
      </w:del>
      <w:r w:rsidRPr="009839D4">
        <w:t>of that</w:t>
      </w:r>
      <w:ins w:id="407" w:author="Diogo José Domingues Regateiro" w:date="2015-06-02T14:04:00Z">
        <w:r w:rsidR="004D4E7F">
          <w:t xml:space="preserve"> of a</w:t>
        </w:r>
      </w:ins>
      <w:r w:rsidRPr="009839D4">
        <w:t xml:space="preserve"> single solution. Many additional options are available because of the ecosystem that it is a part of</w:t>
      </w:r>
      <w:ins w:id="408" w:author="Diogo José Domingues Regateiro" w:date="2015-06-02T14:04:00Z">
        <w:r w:rsidR="004D4E7F">
          <w:t>,</w:t>
        </w:r>
      </w:ins>
      <w:r w:rsidRPr="009839D4">
        <w:t xml:space="preserve"> </w:t>
      </w:r>
      <w:del w:id="409" w:author="Diogo José Domingues Regateiro" w:date="2015-06-02T14:04:00Z">
        <w:r w:rsidRPr="009839D4" w:rsidDel="004D4E7F">
          <w:delText xml:space="preserve">which </w:delText>
        </w:r>
      </w:del>
      <w:r w:rsidRPr="009839D4">
        <w:t>therefore</w:t>
      </w:r>
      <w:ins w:id="410" w:author="Diogo José Domingues Regateiro" w:date="2015-06-02T14:04:00Z">
        <w:r w:rsidR="004D4E7F">
          <w:t xml:space="preserve"> it</w:t>
        </w:r>
      </w:ins>
      <w:r w:rsidRPr="009839D4">
        <w:t xml:space="preserve"> adds to the value and possible number of implementations. Also, as most Apache projects, it has a large development community so updates</w:t>
      </w:r>
      <w:r w:rsidR="00F13E81">
        <w:t xml:space="preserve"> and improvements are frequent.</w:t>
      </w:r>
    </w:p>
    <w:p w14:paraId="722757C1" w14:textId="77777777" w:rsidR="00714153" w:rsidRPr="009839D4" w:rsidRDefault="00194159" w:rsidP="00714153">
      <w:pPr>
        <w:pStyle w:val="Heading3"/>
        <w:rPr>
          <w:lang w:val="en-GB"/>
        </w:rPr>
      </w:pPr>
      <w:bookmarkStart w:id="411" w:name="_Toc420893198"/>
      <w:r w:rsidRPr="009839D4">
        <w:rPr>
          <w:lang w:val="en-GB"/>
        </w:rPr>
        <w:t>Types</w:t>
      </w:r>
      <w:r w:rsidR="00714153" w:rsidRPr="009839D4">
        <w:rPr>
          <w:lang w:val="en-GB"/>
        </w:rPr>
        <w:t xml:space="preserve"> of NoSQL databases</w:t>
      </w:r>
      <w:bookmarkEnd w:id="411"/>
    </w:p>
    <w:p w14:paraId="6A5E6C0A" w14:textId="77777777" w:rsidR="00B473BD" w:rsidRPr="009839D4" w:rsidRDefault="00B473BD" w:rsidP="006B2382">
      <w:r w:rsidRPr="009839D4">
        <w:t xml:space="preserve">NoSQL databases can be classified in four basic categories as done in </w:t>
      </w:r>
      <w:sdt>
        <w:sdtPr>
          <w:id w:val="143814218"/>
          <w:citation/>
        </w:sdtPr>
        <w:sdtEndPr/>
        <w:sdtContent>
          <w:r w:rsidR="00884F01" w:rsidRPr="009839D4">
            <w:fldChar w:fldCharType="begin"/>
          </w:r>
          <w:r w:rsidRPr="009839D4">
            <w:instrText xml:space="preserve"> CITATION NoS \l 1050 </w:instrText>
          </w:r>
          <w:r w:rsidR="00884F01" w:rsidRPr="009839D4">
            <w:fldChar w:fldCharType="separate"/>
          </w:r>
          <w:r w:rsidR="00D308C6">
            <w:rPr>
              <w:noProof/>
            </w:rPr>
            <w:t>[31]</w:t>
          </w:r>
          <w:r w:rsidR="00884F01" w:rsidRPr="009839D4">
            <w:fldChar w:fldCharType="end"/>
          </w:r>
        </w:sdtContent>
      </w:sdt>
      <w:r w:rsidRPr="009839D4">
        <w:t>.</w:t>
      </w:r>
    </w:p>
    <w:p w14:paraId="4363AF3F" w14:textId="77777777" w:rsidR="006B2382" w:rsidRPr="009839D4" w:rsidRDefault="00B473BD" w:rsidP="000376E1">
      <w:pPr>
        <w:pStyle w:val="ListParagraph"/>
        <w:numPr>
          <w:ilvl w:val="0"/>
          <w:numId w:val="29"/>
        </w:numPr>
      </w:pPr>
      <w:r w:rsidRPr="009839D4">
        <w:t>Key-Value stores</w:t>
      </w:r>
      <w:r w:rsidR="000376E1">
        <w:t>;</w:t>
      </w:r>
    </w:p>
    <w:p w14:paraId="6246E824" w14:textId="77777777" w:rsidR="00B473BD" w:rsidRPr="009839D4" w:rsidRDefault="00B473BD" w:rsidP="000376E1">
      <w:pPr>
        <w:pStyle w:val="ListParagraph"/>
        <w:numPr>
          <w:ilvl w:val="0"/>
          <w:numId w:val="29"/>
        </w:numPr>
      </w:pPr>
      <w:r w:rsidRPr="009839D4">
        <w:t>Document databases (or stores)</w:t>
      </w:r>
      <w:r w:rsidR="000376E1">
        <w:t>;</w:t>
      </w:r>
    </w:p>
    <w:p w14:paraId="55448844" w14:textId="77777777" w:rsidR="00B473BD" w:rsidRPr="009839D4" w:rsidRDefault="00B473BD" w:rsidP="000376E1">
      <w:pPr>
        <w:pStyle w:val="ListParagraph"/>
        <w:numPr>
          <w:ilvl w:val="0"/>
          <w:numId w:val="29"/>
        </w:numPr>
      </w:pPr>
      <w:r w:rsidRPr="009839D4">
        <w:t>Wide-Column (or Column-Family) stores</w:t>
      </w:r>
      <w:r w:rsidR="000376E1">
        <w:t>;</w:t>
      </w:r>
    </w:p>
    <w:p w14:paraId="412C74B7" w14:textId="77777777" w:rsidR="00AB789E" w:rsidRPr="005A1412" w:rsidRDefault="00B473BD" w:rsidP="000376E1">
      <w:pPr>
        <w:pStyle w:val="ListParagraph"/>
        <w:numPr>
          <w:ilvl w:val="0"/>
          <w:numId w:val="29"/>
        </w:numPr>
      </w:pPr>
      <w:r w:rsidRPr="009839D4">
        <w:t>Graph databases</w:t>
      </w:r>
      <w:r w:rsidR="000376E1">
        <w:t>.</w:t>
      </w:r>
    </w:p>
    <w:p w14:paraId="61866C6A" w14:textId="77777777" w:rsidR="0059642B" w:rsidRDefault="0059642B" w:rsidP="00B473BD">
      <w:pPr>
        <w:pStyle w:val="Subtitle"/>
      </w:pPr>
    </w:p>
    <w:p w14:paraId="7CFA19D6" w14:textId="77777777" w:rsidR="00B473BD" w:rsidRPr="009839D4" w:rsidRDefault="006B2382" w:rsidP="00B473BD">
      <w:pPr>
        <w:pStyle w:val="Subtitle"/>
      </w:pPr>
      <w:r w:rsidRPr="009839D4">
        <w:lastRenderedPageBreak/>
        <w:t xml:space="preserve">Key-Value stores </w:t>
      </w:r>
    </w:p>
    <w:p w14:paraId="21BE2633" w14:textId="106BDF1D"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w:t>
      </w:r>
      <w:commentRangeStart w:id="412"/>
      <w:r w:rsidR="00B473BD" w:rsidRPr="009839D4">
        <w:t>organiz</w:t>
      </w:r>
      <w:r w:rsidR="00F41945" w:rsidRPr="009839D4">
        <w:t>ed in simple, standalone tables organized</w:t>
      </w:r>
      <w:commentRangeEnd w:id="412"/>
      <w:r w:rsidR="0003124F">
        <w:rPr>
          <w:rStyle w:val="CommentReference"/>
        </w:rPr>
        <w:commentReference w:id="412"/>
      </w:r>
      <w:r w:rsidR="00F41945" w:rsidRPr="009839D4">
        <w:t xml:space="preserve"> like "hash tables"</w:t>
      </w:r>
      <w:r w:rsidR="00B473BD" w:rsidRPr="009839D4">
        <w:t>. The</w:t>
      </w:r>
      <w:r w:rsidR="00F41945" w:rsidRPr="009839D4">
        <w:t xml:space="preserve"> items stored in tables are key-</w:t>
      </w:r>
      <w:r w:rsidR="00B473BD" w:rsidRPr="009839D4">
        <w:t>value pairs where the key is a</w:t>
      </w:r>
      <w:ins w:id="413" w:author="Diogo José Domingues Regateiro" w:date="2015-06-02T14:18:00Z">
        <w:r w:rsidR="0003124F">
          <w:t>n</w:t>
        </w:r>
      </w:ins>
      <w:r w:rsidR="00B473BD" w:rsidRPr="009839D4">
        <w:t xml:space="preserve"> alpha-numeric identifier and the value is one or a set of values associated with that identifier. As the </w:t>
      </w:r>
      <w:r w:rsidR="00F41945" w:rsidRPr="009839D4">
        <w:t xml:space="preserve">organisation of </w:t>
      </w:r>
      <w:ins w:id="414" w:author="Diogo José Domingues Regateiro" w:date="2015-06-02T14:18:00Z">
        <w:r w:rsidR="0003124F">
          <w:t xml:space="preserve">a </w:t>
        </w:r>
      </w:ins>
      <w:r w:rsidR="00F41945" w:rsidRPr="009839D4">
        <w:t>table is a "hash table"</w:t>
      </w:r>
      <w:ins w:id="415" w:author="Diogo José Domingues Regateiro" w:date="2015-06-02T14:18:00Z">
        <w:r w:rsidR="0003124F">
          <w:t>,</w:t>
        </w:r>
      </w:ins>
      <w:r w:rsidR="00F41945" w:rsidRPr="009839D4">
        <w:t xml:space="preserve"> the limitation </w:t>
      </w:r>
      <w:del w:id="416" w:author="Diogo José Domingues Regateiro" w:date="2015-06-02T14:19:00Z">
        <w:r w:rsidR="00F41945" w:rsidRPr="009839D4" w:rsidDel="0003124F">
          <w:delText>that is present</w:delText>
        </w:r>
      </w:del>
      <w:ins w:id="417" w:author="Diogo José Domingues Regateiro" w:date="2015-06-02T14:19:00Z">
        <w:r w:rsidR="0003124F">
          <w:t>it presents</w:t>
        </w:r>
      </w:ins>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ins w:id="418" w:author="Diogo José Domingues Regateiro" w:date="2015-06-02T14:19:00Z">
        <w:r w:rsidR="0003124F">
          <w:t>.</w:t>
        </w:r>
      </w:ins>
      <w:del w:id="419" w:author="Diogo José Domingues Regateiro" w:date="2015-06-02T14:19:00Z">
        <w:r w:rsidR="00F41945" w:rsidRPr="009839D4" w:rsidDel="0003124F">
          <w:delText>, and</w:delText>
        </w:r>
        <w:r w:rsidR="00D108E4" w:rsidRPr="009839D4" w:rsidDel="0003124F">
          <w:delText xml:space="preserve"> b</w:delText>
        </w:r>
      </w:del>
      <w:ins w:id="420" w:author="Diogo José Domingues Regateiro" w:date="2015-06-02T14:20:00Z">
        <w:r w:rsidR="0003124F">
          <w:t xml:space="preserve"> </w:t>
        </w:r>
      </w:ins>
      <w:ins w:id="421" w:author="Diogo José Domingues Regateiro" w:date="2015-06-02T14:19:00Z">
        <w:r w:rsidR="0003124F">
          <w:t>B</w:t>
        </w:r>
      </w:ins>
      <w:r w:rsidR="00D108E4" w:rsidRPr="009839D4">
        <w:t>ecause the keys can also be viewed as the addresses of the value wanted to be retrieved, even data from the same table can be distributed over several locations so these storage systems</w:t>
      </w:r>
      <w:ins w:id="422" w:author="Diogo José Domingues Regateiro" w:date="2015-06-02T14:20:00Z">
        <w:r w:rsidR="0003124F">
          <w:t xml:space="preserve"> possess</w:t>
        </w:r>
      </w:ins>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14:paraId="16CC24F5" w14:textId="77777777" w:rsidR="00F41945" w:rsidRPr="009839D4" w:rsidRDefault="006B2382" w:rsidP="00F41945">
      <w:pPr>
        <w:pStyle w:val="Subtitle"/>
      </w:pPr>
      <w:r w:rsidRPr="009839D4">
        <w:t xml:space="preserve">Document databases </w:t>
      </w:r>
    </w:p>
    <w:p w14:paraId="30B287D9" w14:textId="240F44B8"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del w:id="423" w:author="Diogo José Domingues Regateiro" w:date="2015-06-02T14:21:00Z">
        <w:r w:rsidR="00D108E4" w:rsidRPr="009839D4" w:rsidDel="000C5B6D">
          <w:delText xml:space="preserve">as </w:delText>
        </w:r>
      </w:del>
      <w:ins w:id="424" w:author="Diogo José Domingues Regateiro" w:date="2015-06-02T14:21:00Z">
        <w:r w:rsidR="000C5B6D">
          <w:t>they</w:t>
        </w:r>
        <w:r w:rsidR="000C5B6D" w:rsidRPr="009839D4">
          <w:t xml:space="preserve"> </w:t>
        </w:r>
      </w:ins>
      <w:r w:rsidR="00D108E4" w:rsidRPr="009839D4">
        <w:t xml:space="preserve">can distribute these documents </w:t>
      </w:r>
      <w:del w:id="425" w:author="Diogo José Domingues Regateiro" w:date="2015-06-02T14:21:00Z">
        <w:r w:rsidR="00D108E4" w:rsidRPr="009839D4" w:rsidDel="000C5B6D">
          <w:delText xml:space="preserve">on </w:delText>
        </w:r>
      </w:del>
      <w:ins w:id="426" w:author="Diogo José Domingues Regateiro" w:date="2015-06-02T14:21:00Z">
        <w:r w:rsidR="000C5B6D">
          <w:t>over</w:t>
        </w:r>
        <w:r w:rsidR="000C5B6D" w:rsidRPr="009839D4">
          <w:t xml:space="preserve"> </w:t>
        </w:r>
      </w:ins>
      <w:r w:rsidR="00D108E4" w:rsidRPr="009839D4">
        <w:t>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EndPr/>
        <w:sdtContent>
          <w:r w:rsidR="00884F01" w:rsidRPr="009839D4">
            <w:fldChar w:fldCharType="begin"/>
          </w:r>
          <w:r w:rsidR="00FA0B24" w:rsidRPr="009839D4">
            <w:instrText xml:space="preserve"> CITATION Mon15 \l 1050 </w:instrText>
          </w:r>
          <w:r w:rsidR="00884F01" w:rsidRPr="009839D4">
            <w:fldChar w:fldCharType="separate"/>
          </w:r>
          <w:r w:rsidR="00D308C6">
            <w:rPr>
              <w:noProof/>
            </w:rPr>
            <w:t>[38]</w:t>
          </w:r>
          <w:r w:rsidR="00884F0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14:paraId="4C125630" w14:textId="77777777" w:rsidR="00FA0B24" w:rsidRPr="009839D4" w:rsidRDefault="006B2382" w:rsidP="00711A5D">
      <w:pPr>
        <w:pStyle w:val="Subtitle"/>
      </w:pPr>
      <w:r w:rsidRPr="009839D4">
        <w:t>Wide-C</w:t>
      </w:r>
      <w:r w:rsidR="00711A5D" w:rsidRPr="009839D4">
        <w:t>olumn Stores</w:t>
      </w:r>
    </w:p>
    <w:p w14:paraId="76815EC7" w14:textId="460034C1"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w:t>
      </w:r>
      <w:r w:rsidR="009D0AB2" w:rsidRPr="009839D4">
        <w:lastRenderedPageBreak/>
        <w:t>"&lt;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w:t>
      </w:r>
      <w:ins w:id="427" w:author="Diogo José Domingues Regateiro" w:date="2015-06-02T17:03:00Z">
        <w:r w:rsidR="00271D40">
          <w:t>e</w:t>
        </w:r>
      </w:ins>
      <w:r w:rsidR="00652EBF" w:rsidRPr="009839D4">
        <w:t xml:space="preserve">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14:paraId="5C1DF559" w14:textId="77777777" w:rsidR="00711A5D" w:rsidRPr="009839D4" w:rsidRDefault="006B2382" w:rsidP="00711A5D">
      <w:pPr>
        <w:pStyle w:val="Subtitle"/>
      </w:pPr>
      <w:r w:rsidRPr="009839D4">
        <w:t xml:space="preserve">Graph Databases </w:t>
      </w:r>
    </w:p>
    <w:p w14:paraId="045A3752" w14:textId="61FE2F69" w:rsidR="00714153" w:rsidRPr="009839D4" w:rsidRDefault="00093061" w:rsidP="00714153">
      <w:r w:rsidRPr="009839D4">
        <w:tab/>
      </w:r>
      <w:r w:rsidR="002E5B7D" w:rsidRPr="009839D4">
        <w:t>Graph databases, by basic concept</w:t>
      </w:r>
      <w:ins w:id="428" w:author="Diogo José Domingues Regateiro" w:date="2015-06-02T14:31:00Z">
        <w:r w:rsidR="002B4B4E">
          <w:t>,</w:t>
        </w:r>
      </w:ins>
      <w:r w:rsidR="002E5B7D" w:rsidRPr="009839D4">
        <w:t xml:space="preserve"> are relational databases but still </w:t>
      </w:r>
      <w:commentRangeStart w:id="429"/>
      <w:r w:rsidR="002E5B7D" w:rsidRPr="009839D4">
        <w:t>are very different</w:t>
      </w:r>
      <w:commentRangeEnd w:id="429"/>
      <w:r w:rsidR="002B4B4E">
        <w:rPr>
          <w:rStyle w:val="CommentReference"/>
        </w:rPr>
        <w:commentReference w:id="429"/>
      </w:r>
      <w:r w:rsidR="002E5B7D" w:rsidRPr="009839D4">
        <w:t xml:space="preserve"> from RDBMS in the sense that </w:t>
      </w:r>
      <w:r w:rsidR="00261F64" w:rsidRPr="009839D4">
        <w:t>they also have relations. The relations themselves can be considered as more important because these are used when we mainly need to store dat</w:t>
      </w:r>
      <w:ins w:id="430" w:author="Diogo José Domingues Regateiro" w:date="2015-06-02T14:35:00Z">
        <w:r w:rsidR="002B4B4E">
          <w:t>a</w:t>
        </w:r>
      </w:ins>
      <w:del w:id="431" w:author="Diogo José Domingues Regateiro" w:date="2015-06-02T14:35:00Z">
        <w:r w:rsidR="00261F64" w:rsidRPr="009839D4" w:rsidDel="002B4B4E">
          <w:delText>e</w:delText>
        </w:r>
      </w:del>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w:t>
      </w:r>
      <w:ins w:id="432" w:author="Diogo José Domingues Regateiro" w:date="2015-06-02T14:39:00Z">
        <w:r w:rsidR="00B3431E">
          <w:t>,</w:t>
        </w:r>
      </w:ins>
      <w:r w:rsidR="005B0A24" w:rsidRPr="009839D4">
        <w:t xml:space="preserve"> as</w:t>
      </w:r>
      <w:ins w:id="433" w:author="Diogo José Domingues Regateiro" w:date="2015-06-02T14:39:00Z">
        <w:r w:rsidR="00B3431E">
          <w:t xml:space="preserve"> they</w:t>
        </w:r>
      </w:ins>
      <w:r w:rsidR="00261F64" w:rsidRPr="009839D4">
        <w:t xml:space="preserve"> us</w:t>
      </w:r>
      <w:r w:rsidR="005B0A24" w:rsidRPr="009839D4">
        <w:t>e</w:t>
      </w:r>
      <w:r w:rsidR="00261F64" w:rsidRPr="009839D4">
        <w:t xml:space="preserve"> objects as network nodes </w:t>
      </w:r>
      <w:del w:id="434" w:author="Diogo José Domingues Regateiro" w:date="2015-06-02T14:40:00Z">
        <w:r w:rsidR="00261F64" w:rsidRPr="009839D4" w:rsidDel="00B3431E">
          <w:delText xml:space="preserve">which </w:delText>
        </w:r>
      </w:del>
      <w:ins w:id="435" w:author="Diogo José Domingues Regateiro" w:date="2015-06-02T14:40:00Z">
        <w:r w:rsidR="00B3431E">
          <w:t>that</w:t>
        </w:r>
        <w:r w:rsidR="00B3431E" w:rsidRPr="009839D4">
          <w:t xml:space="preserve"> </w:t>
        </w:r>
      </w:ins>
      <w:r w:rsidR="00261F64" w:rsidRPr="009839D4">
        <w:t>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14:paraId="1408EC0E" w14:textId="77777777" w:rsidR="008D1838" w:rsidRPr="009839D4" w:rsidRDefault="00D33FDE" w:rsidP="008D1838">
      <w:pPr>
        <w:pStyle w:val="Heading3"/>
        <w:rPr>
          <w:lang w:val="en-GB"/>
        </w:rPr>
      </w:pPr>
      <w:bookmarkStart w:id="436" w:name="_Toc420893199"/>
      <w:r>
        <w:rPr>
          <w:lang w:val="en-GB"/>
        </w:rPr>
        <w:t>Current state of NoSQL technologies</w:t>
      </w:r>
      <w:bookmarkEnd w:id="436"/>
    </w:p>
    <w:p w14:paraId="35548F75" w14:textId="77777777"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14:paraId="08104217" w14:textId="77777777" w:rsidR="003401C0" w:rsidRPr="009839D4" w:rsidRDefault="003401C0" w:rsidP="003401C0">
      <w:pPr>
        <w:pStyle w:val="Subtitle"/>
      </w:pPr>
      <w:r w:rsidRPr="009839D4">
        <w:t>Apache HBase</w:t>
      </w:r>
    </w:p>
    <w:p w14:paraId="72C423E0" w14:textId="61036EA9"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EndPr/>
        <w:sdtContent>
          <w:r w:rsidR="00884F01" w:rsidRPr="009839D4">
            <w:fldChar w:fldCharType="begin"/>
          </w:r>
          <w:r w:rsidR="00016EB7" w:rsidRPr="009839D4">
            <w:instrText xml:space="preserve"> CITATION Apa152 \l 1050 </w:instrText>
          </w:r>
          <w:r w:rsidR="00884F01" w:rsidRPr="009839D4">
            <w:fldChar w:fldCharType="separate"/>
          </w:r>
          <w:r w:rsidR="00D308C6">
            <w:rPr>
              <w:noProof/>
            </w:rPr>
            <w:t>[39]</w:t>
          </w:r>
          <w:r w:rsidR="00884F01" w:rsidRPr="009839D4">
            <w:fldChar w:fldCharType="end"/>
          </w:r>
        </w:sdtContent>
      </w:sdt>
      <w:ins w:id="437" w:author="Diogo José Domingues Regateiro" w:date="2015-06-02T14:42:00Z">
        <w:r w:rsidR="00B3431E">
          <w:t>,</w:t>
        </w:r>
      </w:ins>
      <w:r w:rsidR="00016EB7" w:rsidRPr="009839D4">
        <w:t xml:space="preserve"> it is more a "Data Store" than</w:t>
      </w:r>
      <w:ins w:id="438" w:author="Diogo José Domingues Regateiro" w:date="2015-06-02T14:42:00Z">
        <w:r w:rsidR="00B3431E">
          <w:t xml:space="preserve"> a</w:t>
        </w:r>
      </w:ins>
      <w:r w:rsidR="00016EB7" w:rsidRPr="009839D4">
        <w:t xml:space="preserve">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14:paraId="69A13911" w14:textId="77777777" w:rsidR="003401C0" w:rsidRPr="009839D4" w:rsidRDefault="003401C0" w:rsidP="003401C0">
      <w:r w:rsidRPr="009839D4">
        <w:t>Most notable HBase features as stated on the official website</w:t>
      </w:r>
      <w:sdt>
        <w:sdtPr>
          <w:id w:val="252193484"/>
          <w:citation/>
        </w:sdtPr>
        <w:sdtEndPr/>
        <w:sdtContent>
          <w:r w:rsidR="00884F01" w:rsidRPr="009839D4">
            <w:fldChar w:fldCharType="begin"/>
          </w:r>
          <w:r w:rsidRPr="009839D4">
            <w:instrText xml:space="preserve"> CITATION Apa152 \l 1050 </w:instrText>
          </w:r>
          <w:r w:rsidR="00884F01" w:rsidRPr="009839D4">
            <w:fldChar w:fldCharType="separate"/>
          </w:r>
          <w:r w:rsidR="00D308C6">
            <w:rPr>
              <w:noProof/>
            </w:rPr>
            <w:t xml:space="preserve"> [39]</w:t>
          </w:r>
          <w:r w:rsidR="00884F01" w:rsidRPr="009839D4">
            <w:fldChar w:fldCharType="end"/>
          </w:r>
        </w:sdtContent>
      </w:sdt>
      <w:r w:rsidRPr="009839D4">
        <w:t xml:space="preserve"> are:</w:t>
      </w:r>
    </w:p>
    <w:p w14:paraId="69172235" w14:textId="77777777" w:rsidR="003401C0" w:rsidRPr="009839D4" w:rsidRDefault="003401C0" w:rsidP="005C6C33">
      <w:pPr>
        <w:numPr>
          <w:ilvl w:val="0"/>
          <w:numId w:val="5"/>
        </w:numPr>
      </w:pPr>
      <w:r w:rsidRPr="009839D4">
        <w:t>Strongly consistent reads/writes: HBase is not an "eventually consistent" DataStore. This makes it very suitable for tasks such as high-speed counter aggregation.</w:t>
      </w:r>
    </w:p>
    <w:p w14:paraId="37882DB6" w14:textId="77777777"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14:paraId="7E4E6C84" w14:textId="77777777" w:rsidR="003401C0" w:rsidRPr="009839D4" w:rsidRDefault="003401C0" w:rsidP="005C6C33">
      <w:pPr>
        <w:numPr>
          <w:ilvl w:val="0"/>
          <w:numId w:val="5"/>
        </w:numPr>
      </w:pPr>
      <w:r w:rsidRPr="009839D4">
        <w:lastRenderedPageBreak/>
        <w:t>Automatic RegionServer failover</w:t>
      </w:r>
    </w:p>
    <w:p w14:paraId="21A5F625" w14:textId="77777777" w:rsidR="003401C0" w:rsidRPr="009839D4" w:rsidRDefault="003401C0" w:rsidP="005C6C33">
      <w:pPr>
        <w:numPr>
          <w:ilvl w:val="0"/>
          <w:numId w:val="5"/>
        </w:numPr>
      </w:pPr>
      <w:r w:rsidRPr="009839D4">
        <w:t>Hadoop/HDFS Integration: HBase supports HDFS out of the box as its distributed file system.</w:t>
      </w:r>
    </w:p>
    <w:p w14:paraId="76E0BC62" w14:textId="77777777" w:rsidR="003401C0" w:rsidRPr="009839D4" w:rsidRDefault="003401C0" w:rsidP="005C6C33">
      <w:pPr>
        <w:numPr>
          <w:ilvl w:val="0"/>
          <w:numId w:val="5"/>
        </w:numPr>
      </w:pPr>
      <w:r w:rsidRPr="009839D4">
        <w:t>MapReduce: HBase supports massively parallelized processing via MapReduce for using HBase as both source and sink.</w:t>
      </w:r>
    </w:p>
    <w:p w14:paraId="26A7FEBA" w14:textId="77777777" w:rsidR="003401C0" w:rsidRPr="009839D4" w:rsidRDefault="003401C0" w:rsidP="005C6C33">
      <w:pPr>
        <w:numPr>
          <w:ilvl w:val="0"/>
          <w:numId w:val="5"/>
        </w:numPr>
      </w:pPr>
      <w:r w:rsidRPr="009839D4">
        <w:t>Java Client API: HBase supports an easy to use Java API for programmatic access.</w:t>
      </w:r>
    </w:p>
    <w:p w14:paraId="15E3FA9E" w14:textId="77777777" w:rsidR="003401C0" w:rsidRPr="009839D4" w:rsidRDefault="003401C0" w:rsidP="005C6C33">
      <w:pPr>
        <w:numPr>
          <w:ilvl w:val="0"/>
          <w:numId w:val="5"/>
        </w:numPr>
      </w:pPr>
      <w:r w:rsidRPr="009839D4">
        <w:t>Thrift/REST API: HBase also supports Thrift and REST for non-Java front-ends.</w:t>
      </w:r>
    </w:p>
    <w:p w14:paraId="66123917" w14:textId="77777777" w:rsidR="003401C0" w:rsidRPr="009839D4" w:rsidRDefault="003401C0" w:rsidP="005C6C33">
      <w:pPr>
        <w:numPr>
          <w:ilvl w:val="0"/>
          <w:numId w:val="5"/>
        </w:numPr>
      </w:pPr>
      <w:r w:rsidRPr="009839D4">
        <w:t>Block Cache and Bloom Filters: HBase supports a Block Cache and Bloom Filters for high volume query optimization.</w:t>
      </w:r>
    </w:p>
    <w:p w14:paraId="64252250" w14:textId="77777777" w:rsidR="003401C0" w:rsidRPr="009839D4" w:rsidRDefault="003401C0" w:rsidP="005C6C33">
      <w:pPr>
        <w:numPr>
          <w:ilvl w:val="0"/>
          <w:numId w:val="5"/>
        </w:numPr>
      </w:pPr>
      <w:r w:rsidRPr="009839D4">
        <w:t>Operational Management: HBase provides build-in web-pages for operational insight as well as JMX metrics.</w:t>
      </w:r>
    </w:p>
    <w:p w14:paraId="7FA233AC" w14:textId="603B1D83" w:rsidR="003401C0" w:rsidRPr="009839D4" w:rsidRDefault="00740ACF" w:rsidP="0021570C">
      <w:r w:rsidRPr="009839D4">
        <w:t xml:space="preserve">As HBase is built on top of HDFS it provides additional functionalities. As HDFS is a general purpose file distribution systems it has </w:t>
      </w:r>
      <w:del w:id="439" w:author="Diogo José Domingues Regateiro" w:date="2015-06-01T11:11:00Z">
        <w:r w:rsidRPr="009839D4" w:rsidDel="00EE4EEC">
          <w:delText>it's</w:delText>
        </w:r>
      </w:del>
      <w:ins w:id="440" w:author="Diogo José Domingues Regateiro" w:date="2015-06-01T11:11:00Z">
        <w:r w:rsidR="00EE4EEC" w:rsidRPr="009839D4">
          <w:t>its</w:t>
        </w:r>
      </w:ins>
      <w:r w:rsidRPr="009839D4">
        <w:t xml:space="preserve"> limitations regarding usability ("from a developer</w:t>
      </w:r>
      <w:ins w:id="441" w:author="Diogo José Domingues Regateiro" w:date="2015-06-02T14:45:00Z">
        <w:r w:rsidR="001E6254">
          <w:t>’</w:t>
        </w:r>
      </w:ins>
      <w:r w:rsidRPr="009839D4">
        <w:t xml:space="preserve">s perspective"). </w:t>
      </w:r>
      <w:r w:rsidR="00BC75FC" w:rsidRPr="009839D4">
        <w:t xml:space="preserve">HBase stores data inside a tables and rows. This is familiar to anyone who worked with standard RDBMSs although this is almost the only similarity. </w:t>
      </w:r>
    </w:p>
    <w:p w14:paraId="0CA53ACF" w14:textId="77777777" w:rsidR="00D25960" w:rsidRPr="009839D4" w:rsidRDefault="00D25960" w:rsidP="00714153">
      <w:pPr>
        <w:pStyle w:val="Subtitle"/>
      </w:pPr>
      <w:r w:rsidRPr="009839D4">
        <w:t>Apache Hive</w:t>
      </w:r>
    </w:p>
    <w:p w14:paraId="39CDCB46" w14:textId="21FB33B9"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w:t>
      </w:r>
      <w:del w:id="442" w:author="Diogo José Domingues Regateiro" w:date="2015-06-02T14:47:00Z">
        <w:r w:rsidR="00C75741" w:rsidRPr="009839D4" w:rsidDel="001E6254">
          <w:delText xml:space="preserve"> a</w:delText>
        </w:r>
      </w:del>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EndPr/>
        <w:sdtContent>
          <w:r w:rsidR="00884F01" w:rsidRPr="009839D4">
            <w:fldChar w:fldCharType="begin"/>
          </w:r>
          <w:r w:rsidR="004A1F5E"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4A1F5E" w:rsidRPr="009839D4">
        <w:t xml:space="preserve"> include: eBay, Facebook, LinkedIn, Spotify, Taobao, Tencent, and Yahoo!.</w:t>
      </w:r>
      <w:r w:rsidR="007A6D66" w:rsidRPr="009839D4">
        <w:t xml:space="preserve"> As an open source project, Hive has a strong technical development community working with</w:t>
      </w:r>
      <w:ins w:id="443" w:author="Diogo José Domingues Regateiro" w:date="2015-06-02T14:51:00Z">
        <w:r w:rsidR="001E6254">
          <w:t xml:space="preserve"> a</w:t>
        </w:r>
      </w:ins>
      <w:r w:rsidR="007A6D66" w:rsidRPr="009839D4">
        <w:t xml:space="preserve"> widely located and diverse users and organizations. </w:t>
      </w:r>
      <w:r w:rsidR="0010590D" w:rsidRPr="009839D4">
        <w:t xml:space="preserve">Hive was originally designed as a translation layer on top of Hadoop MapReduce. </w:t>
      </w:r>
      <w:r w:rsidR="00B50240" w:rsidRPr="009839D4">
        <w:t>As a query language</w:t>
      </w:r>
      <w:ins w:id="444" w:author="Diogo José Domingues Regateiro" w:date="2015-06-02T14:51:00Z">
        <w:r w:rsidR="001E6254">
          <w:t>,</w:t>
        </w:r>
      </w:ins>
      <w:r w:rsidR="00B50240" w:rsidRPr="009839D4">
        <w:t xml:space="preserve"> it has </w:t>
      </w:r>
      <w:del w:id="445" w:author="Diogo José Domingues Regateiro" w:date="2015-06-01T11:11:00Z">
        <w:r w:rsidR="00B50240" w:rsidRPr="009839D4" w:rsidDel="00EE4EEC">
          <w:delText>it's</w:delText>
        </w:r>
      </w:del>
      <w:ins w:id="446" w:author="Diogo José Domingues Regateiro" w:date="2015-06-01T11:11:00Z">
        <w:r w:rsidR="00EE4EEC" w:rsidRPr="009839D4">
          <w:t>its</w:t>
        </w:r>
      </w:ins>
      <w:r w:rsidR="00B50240" w:rsidRPr="009839D4">
        <w:t xml:space="preserve"> own variant called HiveQL</w:t>
      </w:r>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EndPr/>
        <w:sdtContent>
          <w:r w:rsidR="00884F01" w:rsidRPr="009839D4">
            <w:fldChar w:fldCharType="begin"/>
          </w:r>
          <w:r w:rsidR="0061571C"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B50240" w:rsidRPr="009839D4">
        <w:t>:</w:t>
      </w:r>
    </w:p>
    <w:p w14:paraId="26FC1F7D" w14:textId="77777777" w:rsidR="00B50240" w:rsidRPr="009839D4" w:rsidRDefault="00B50240" w:rsidP="005C6C33">
      <w:pPr>
        <w:pStyle w:val="ListParagraph"/>
        <w:numPr>
          <w:ilvl w:val="0"/>
          <w:numId w:val="10"/>
        </w:numPr>
      </w:pPr>
      <w:r w:rsidRPr="009839D4">
        <w:t>scalability (scale out with more machines added dyna</w:t>
      </w:r>
      <w:r w:rsidR="00D33FDE">
        <w:t>mically to the Hadoop cluster);</w:t>
      </w:r>
    </w:p>
    <w:p w14:paraId="3150B6D5" w14:textId="77777777" w:rsidR="00B50240" w:rsidRPr="009839D4" w:rsidRDefault="00B50240" w:rsidP="005C6C33">
      <w:pPr>
        <w:pStyle w:val="ListParagraph"/>
        <w:numPr>
          <w:ilvl w:val="0"/>
          <w:numId w:val="10"/>
        </w:numPr>
      </w:pPr>
      <w:r w:rsidRPr="009839D4">
        <w:t>extensibility (with MapRedu</w:t>
      </w:r>
      <w:r w:rsidR="00D33FDE">
        <w:t>ce framework and UDF/UDAF/UDTF);</w:t>
      </w:r>
      <w:r w:rsidRPr="009839D4">
        <w:t xml:space="preserve"> </w:t>
      </w:r>
    </w:p>
    <w:p w14:paraId="0082DA9B" w14:textId="77777777" w:rsidR="00B50240" w:rsidRPr="009839D4" w:rsidRDefault="00B50240" w:rsidP="005C6C33">
      <w:pPr>
        <w:pStyle w:val="ListParagraph"/>
        <w:numPr>
          <w:ilvl w:val="0"/>
          <w:numId w:val="10"/>
        </w:numPr>
      </w:pPr>
      <w:r w:rsidRPr="009839D4">
        <w:t>fault-tolerance</w:t>
      </w:r>
      <w:r w:rsidR="00D33FDE">
        <w:t>;</w:t>
      </w:r>
    </w:p>
    <w:p w14:paraId="37091BE4" w14:textId="77777777" w:rsidR="00FA3AB3" w:rsidRPr="009839D4" w:rsidRDefault="00B50240" w:rsidP="005C6C33">
      <w:pPr>
        <w:pStyle w:val="ListParagraph"/>
        <w:numPr>
          <w:ilvl w:val="0"/>
          <w:numId w:val="10"/>
        </w:numPr>
      </w:pPr>
      <w:r w:rsidRPr="009839D4">
        <w:t xml:space="preserve">loose-coupling with its input formats. </w:t>
      </w:r>
    </w:p>
    <w:p w14:paraId="737FBA6A" w14:textId="77777777" w:rsidR="00FA3AB3" w:rsidRPr="009839D4" w:rsidRDefault="00FA3AB3" w:rsidP="00714153">
      <w:pPr>
        <w:pStyle w:val="Subtitle"/>
      </w:pPr>
      <w:r w:rsidRPr="009839D4">
        <w:lastRenderedPageBreak/>
        <w:t>Apache Spark</w:t>
      </w:r>
    </w:p>
    <w:p w14:paraId="061F6FD8" w14:textId="2DA879BB"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del w:id="447" w:author="Diogo José Domingues Regateiro" w:date="2015-06-02T15:00:00Z">
        <w:r w:rsidR="0046124F" w:rsidRPr="009839D4" w:rsidDel="001E6254">
          <w:delText xml:space="preserve"> </w:delText>
        </w:r>
      </w:del>
      <w:ins w:id="448" w:author="Diogo José Domingues Regateiro" w:date="2015-06-02T15:00:00Z">
        <w:r w:rsidR="001E6254">
          <w:t>-</w:t>
        </w:r>
      </w:ins>
      <w:r w:rsidR="0046124F" w:rsidRPr="009839D4">
        <w:t xml:space="preserve">memory processing and data caching for faster performance compared to MapReduce. The official site states </w:t>
      </w:r>
      <w:sdt>
        <w:sdtPr>
          <w:id w:val="34913166"/>
          <w:citation/>
        </w:sdtPr>
        <w:sdtEndPr/>
        <w:sdtContent>
          <w:r w:rsidR="00884F01" w:rsidRPr="009839D4">
            <w:fldChar w:fldCharType="begin"/>
          </w:r>
          <w:r w:rsidR="00EE0771" w:rsidRPr="009839D4">
            <w:instrText xml:space="preserve"> CITATION Apa151 \l 1050 </w:instrText>
          </w:r>
          <w:r w:rsidR="00884F01" w:rsidRPr="009839D4">
            <w:fldChar w:fldCharType="separate"/>
          </w:r>
          <w:r w:rsidR="00D308C6">
            <w:rPr>
              <w:noProof/>
            </w:rPr>
            <w:t>[41]</w:t>
          </w:r>
          <w:r w:rsidR="00884F0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EndPr/>
        <w:sdtContent>
          <w:r w:rsidR="00884F01" w:rsidRPr="009839D4">
            <w:fldChar w:fldCharType="begin"/>
          </w:r>
          <w:r w:rsidR="00E2072F" w:rsidRPr="009839D4">
            <w:instrText xml:space="preserve"> CITATION Apa153 \l 1050 </w:instrText>
          </w:r>
          <w:r w:rsidR="00884F01" w:rsidRPr="009839D4">
            <w:fldChar w:fldCharType="separate"/>
          </w:r>
          <w:r w:rsidR="00D308C6">
            <w:rPr>
              <w:noProof/>
            </w:rPr>
            <w:t>[42]</w:t>
          </w:r>
          <w:r w:rsidR="00884F0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14:paraId="7F126457" w14:textId="77777777" w:rsidR="00D45469" w:rsidRPr="009839D4" w:rsidRDefault="00D45469" w:rsidP="00714153">
      <w:pPr>
        <w:pStyle w:val="Subtitle"/>
      </w:pPr>
      <w:r w:rsidRPr="009839D4">
        <w:t>Apache Cas</w:t>
      </w:r>
      <w:r w:rsidR="00976C12" w:rsidRPr="009839D4">
        <w:t>s</w:t>
      </w:r>
      <w:r w:rsidRPr="009839D4">
        <w:t>andra</w:t>
      </w:r>
    </w:p>
    <w:p w14:paraId="7FA06A9E" w14:textId="77777777"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EndPr/>
        <w:sdtContent>
          <w:r w:rsidR="00884F01" w:rsidRPr="009839D4">
            <w:fldChar w:fldCharType="begin"/>
          </w:r>
          <w:r w:rsidR="0096750E" w:rsidRPr="009839D4">
            <w:instrText xml:space="preserve"> CITATION Apa154 \l 1050 </w:instrText>
          </w:r>
          <w:r w:rsidR="00884F01" w:rsidRPr="009839D4">
            <w:fldChar w:fldCharType="separate"/>
          </w:r>
          <w:r w:rsidR="00D308C6">
            <w:rPr>
              <w:noProof/>
            </w:rPr>
            <w:t xml:space="preserve"> [43]</w:t>
          </w:r>
          <w:r w:rsidR="00884F0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14:paraId="482729E8" w14:textId="77777777" w:rsidR="00406EF3" w:rsidRPr="009839D4" w:rsidRDefault="00406EF3" w:rsidP="00406EF3">
      <w:pPr>
        <w:pStyle w:val="Subtitle"/>
      </w:pPr>
      <w:r w:rsidRPr="009839D4">
        <w:t>MongoDB</w:t>
      </w:r>
    </w:p>
    <w:p w14:paraId="217F8286" w14:textId="77777777"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14:paraId="33BF0EF8" w14:textId="77777777"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EndPr/>
        <w:sdtContent>
          <w:r w:rsidR="0019155B">
            <w:fldChar w:fldCharType="begin"/>
          </w:r>
          <w:r w:rsidR="0019155B">
            <w:instrText xml:space="preserve"> CITATION Mon15 \l 1050 </w:instrText>
          </w:r>
          <w:r w:rsidR="0019155B">
            <w:fldChar w:fldCharType="separate"/>
          </w:r>
          <w:r w:rsidR="00D308C6">
            <w:rPr>
              <w:noProof/>
            </w:rPr>
            <w:t>[38]</w:t>
          </w:r>
          <w:r w:rsidR="0019155B">
            <w:rPr>
              <w:noProof/>
            </w:rPr>
            <w:fldChar w:fldCharType="end"/>
          </w:r>
        </w:sdtContent>
      </w:sdt>
      <w:sdt>
        <w:sdtPr>
          <w:id w:val="1320300"/>
          <w:citation/>
        </w:sdtPr>
        <w:sdtEndPr/>
        <w:sdtContent>
          <w:r w:rsidR="0019155B">
            <w:fldChar w:fldCharType="begin"/>
          </w:r>
          <w:r w:rsidR="0019155B">
            <w:instrText xml:space="preserve"> CITATION Wik151 \l 1050 </w:instrText>
          </w:r>
          <w:r w:rsidR="0019155B">
            <w:fldChar w:fldCharType="separate"/>
          </w:r>
          <w:r w:rsidR="00D308C6">
            <w:rPr>
              <w:noProof/>
            </w:rPr>
            <w:t xml:space="preserve"> [44]</w:t>
          </w:r>
          <w:r w:rsidR="0019155B">
            <w:rPr>
              <w:noProof/>
            </w:rPr>
            <w:fldChar w:fldCharType="end"/>
          </w:r>
        </w:sdtContent>
      </w:sdt>
      <w:r w:rsidRPr="009839D4">
        <w:t xml:space="preserve">: </w:t>
      </w:r>
    </w:p>
    <w:p w14:paraId="43AE1417" w14:textId="77777777" w:rsidR="00761424" w:rsidRPr="009839D4" w:rsidRDefault="00761424" w:rsidP="005C6C33">
      <w:pPr>
        <w:pStyle w:val="ListParagraph"/>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14:paraId="08458196" w14:textId="77777777" w:rsidR="00A925E9" w:rsidRPr="009839D4" w:rsidRDefault="00A925E9" w:rsidP="005C6C33">
      <w:pPr>
        <w:pStyle w:val="ListParagraph"/>
        <w:numPr>
          <w:ilvl w:val="0"/>
          <w:numId w:val="12"/>
        </w:numPr>
      </w:pPr>
      <w:r w:rsidRPr="009839D4">
        <w:t>Advanced queries - MongoDB supports range search, field search, regular expressions and other functionalities commonly lacking in other scalable NoSQL systems</w:t>
      </w:r>
      <w:r w:rsidR="009B2A12">
        <w:t>;</w:t>
      </w:r>
    </w:p>
    <w:p w14:paraId="6D89190D" w14:textId="77777777" w:rsidR="00761424" w:rsidRPr="009839D4" w:rsidRDefault="00761424" w:rsidP="005C6C33">
      <w:pPr>
        <w:pStyle w:val="ListParagraph"/>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14:paraId="3F930574" w14:textId="77777777" w:rsidR="00761424" w:rsidRPr="009839D4" w:rsidRDefault="00761424" w:rsidP="005C6C33">
      <w:pPr>
        <w:pStyle w:val="ListParagraph"/>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14:paraId="06450531" w14:textId="77777777" w:rsidR="00761424" w:rsidRPr="009839D4" w:rsidRDefault="00761424" w:rsidP="005C6C33">
      <w:pPr>
        <w:pStyle w:val="ListParagraph"/>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14:paraId="20E4D84F" w14:textId="77777777" w:rsidR="00B84743" w:rsidRPr="009839D4" w:rsidRDefault="00761424" w:rsidP="005C6C33">
      <w:pPr>
        <w:pStyle w:val="ListParagraph"/>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14:paraId="064B0853" w14:textId="77777777" w:rsidR="001D6268" w:rsidRPr="009839D4" w:rsidRDefault="001D6268" w:rsidP="00C24790">
      <w:pPr>
        <w:pStyle w:val="Subtitle"/>
      </w:pPr>
      <w:r w:rsidRPr="009839D4">
        <w:t>Neo4j</w:t>
      </w:r>
    </w:p>
    <w:p w14:paraId="078AFF6B" w14:textId="77777777"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14:paraId="7A75663D" w14:textId="77777777"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EndPr/>
        <w:sdtContent>
          <w:r w:rsidR="00884F01">
            <w:fldChar w:fldCharType="begin"/>
          </w:r>
          <w:r w:rsidR="006E561B">
            <w:rPr>
              <w:lang w:val="hr-HR"/>
            </w:rPr>
            <w:instrText xml:space="preserve"> CITATION Tut15 \l 1050 </w:instrText>
          </w:r>
          <w:r w:rsidR="00884F01">
            <w:fldChar w:fldCharType="separate"/>
          </w:r>
          <w:r w:rsidR="00D308C6" w:rsidRPr="00D308C6">
            <w:rPr>
              <w:noProof/>
              <w:lang w:val="hr-HR"/>
            </w:rPr>
            <w:t>[45]</w:t>
          </w:r>
          <w:r w:rsidR="00884F01">
            <w:fldChar w:fldCharType="end"/>
          </w:r>
        </w:sdtContent>
      </w:sdt>
      <w:sdt>
        <w:sdtPr>
          <w:id w:val="1320417"/>
          <w:citation/>
        </w:sdtPr>
        <w:sdtEndPr/>
        <w:sdtContent>
          <w:r w:rsidR="00884F01">
            <w:fldChar w:fldCharType="begin"/>
          </w:r>
          <w:r w:rsidR="006E561B">
            <w:rPr>
              <w:lang w:val="hr-HR"/>
            </w:rPr>
            <w:instrText xml:space="preserve"> CITATION Neo15 \l 1050 </w:instrText>
          </w:r>
          <w:r w:rsidR="00884F01">
            <w:fldChar w:fldCharType="separate"/>
          </w:r>
          <w:r w:rsidR="00D308C6">
            <w:rPr>
              <w:noProof/>
              <w:lang w:val="hr-HR"/>
            </w:rPr>
            <w:t xml:space="preserve"> </w:t>
          </w:r>
          <w:r w:rsidR="00D308C6" w:rsidRPr="00D308C6">
            <w:rPr>
              <w:noProof/>
              <w:lang w:val="hr-HR"/>
            </w:rPr>
            <w:t>[46]</w:t>
          </w:r>
          <w:r w:rsidR="00884F01">
            <w:fldChar w:fldCharType="end"/>
          </w:r>
        </w:sdtContent>
      </w:sdt>
      <w:r w:rsidRPr="009839D4">
        <w:t>:</w:t>
      </w:r>
    </w:p>
    <w:p w14:paraId="04E01F1C" w14:textId="77777777" w:rsidR="000C7193" w:rsidRPr="009839D4" w:rsidRDefault="00D43DD9" w:rsidP="005C6C33">
      <w:pPr>
        <w:numPr>
          <w:ilvl w:val="0"/>
          <w:numId w:val="13"/>
        </w:numPr>
      </w:pPr>
      <w:r>
        <w:t>It has a SQL like query language called CQL ("</w:t>
      </w:r>
      <w:r w:rsidRPr="00D43DD9">
        <w:t xml:space="preserve">Cypher </w:t>
      </w:r>
      <w:r>
        <w:t>Query Language")</w:t>
      </w:r>
    </w:p>
    <w:p w14:paraId="25162CD8" w14:textId="77777777" w:rsidR="000C7193" w:rsidRDefault="000C7193" w:rsidP="005C6C33">
      <w:pPr>
        <w:numPr>
          <w:ilvl w:val="0"/>
          <w:numId w:val="13"/>
        </w:numPr>
      </w:pPr>
      <w:r w:rsidRPr="009839D4">
        <w:t>It follows Property Graph Data Model</w:t>
      </w:r>
    </w:p>
    <w:p w14:paraId="5EC332BC" w14:textId="77777777" w:rsidR="000C7193" w:rsidRPr="009839D4" w:rsidRDefault="0010732A" w:rsidP="005C6C33">
      <w:pPr>
        <w:numPr>
          <w:ilvl w:val="0"/>
          <w:numId w:val="13"/>
        </w:numPr>
      </w:pPr>
      <w:r>
        <w:lastRenderedPageBreak/>
        <w:t xml:space="preserve">Advanced features like: Indexing, UNIQUE constraints, transactions, ACID compliant </w:t>
      </w:r>
    </w:p>
    <w:p w14:paraId="017E2F17" w14:textId="77777777"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14:paraId="60E14232" w14:textId="77777777" w:rsidR="000C7193" w:rsidRPr="009839D4" w:rsidRDefault="000C7193" w:rsidP="005C6C33">
      <w:pPr>
        <w:numPr>
          <w:ilvl w:val="0"/>
          <w:numId w:val="13"/>
        </w:numPr>
      </w:pPr>
      <w:r w:rsidRPr="009839D4">
        <w:t>It supports exporting of query data to JSON and XLS format</w:t>
      </w:r>
    </w:p>
    <w:p w14:paraId="3CB564E3" w14:textId="77777777" w:rsidR="000C7193" w:rsidRDefault="0010732A" w:rsidP="005C6C33">
      <w:pPr>
        <w:numPr>
          <w:ilvl w:val="0"/>
          <w:numId w:val="13"/>
        </w:numPr>
      </w:pPr>
      <w:r>
        <w:t xml:space="preserve">Support for many platforms, languages, </w:t>
      </w:r>
      <w:r w:rsidR="008B373A">
        <w:t xml:space="preserve">simple to use </w:t>
      </w:r>
      <w:r>
        <w:t>APIs...</w:t>
      </w:r>
    </w:p>
    <w:p w14:paraId="15EC2CE9" w14:textId="77777777" w:rsidR="008B373A" w:rsidRDefault="008B373A" w:rsidP="005C6C33">
      <w:pPr>
        <w:numPr>
          <w:ilvl w:val="0"/>
          <w:numId w:val="13"/>
        </w:numPr>
      </w:pPr>
      <w:r>
        <w:t>H</w:t>
      </w:r>
      <w:r w:rsidRPr="008B373A">
        <w:t>igh-speed traversals in the node space</w:t>
      </w:r>
    </w:p>
    <w:p w14:paraId="2083B552" w14:textId="77777777"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14:paraId="77CFD9FC" w14:textId="77777777" w:rsidR="00D25960" w:rsidRPr="009839D4" w:rsidRDefault="008963B8" w:rsidP="00714153">
      <w:pPr>
        <w:pStyle w:val="Subtitle"/>
      </w:pPr>
      <w:r w:rsidRPr="009839D4">
        <w:t>OrientDB</w:t>
      </w:r>
    </w:p>
    <w:p w14:paraId="7BEA9885" w14:textId="77777777"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EndPr/>
        <w:sdtContent>
          <w:r w:rsidR="00884F01">
            <w:fldChar w:fldCharType="begin"/>
          </w:r>
          <w:r w:rsidR="004F7CFC">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14:paraId="71EA2FCF" w14:textId="77777777" w:rsidR="004F7CFC" w:rsidRDefault="004F7CFC" w:rsidP="004F7CFC">
      <w:r>
        <w:t>Most significant features include</w:t>
      </w:r>
      <w:r w:rsidR="00802F79">
        <w:t xml:space="preserve"> </w:t>
      </w:r>
      <w:sdt>
        <w:sdtPr>
          <w:id w:val="1320419"/>
          <w:citation/>
        </w:sdtPr>
        <w:sdtEndPr/>
        <w:sdtContent>
          <w:r w:rsidR="00884F01">
            <w:fldChar w:fldCharType="begin"/>
          </w:r>
          <w:r w:rsidR="00802F79">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t>:</w:t>
      </w:r>
    </w:p>
    <w:p w14:paraId="4038FE07" w14:textId="77777777" w:rsidR="00802F79" w:rsidRDefault="00802F79" w:rsidP="005C6C33">
      <w:pPr>
        <w:pStyle w:val="ListParagraph"/>
        <w:numPr>
          <w:ilvl w:val="0"/>
          <w:numId w:val="15"/>
        </w:numPr>
      </w:pPr>
      <w:r>
        <w:t>Combines best features from document and graph based systems</w:t>
      </w:r>
    </w:p>
    <w:p w14:paraId="657626AF" w14:textId="77777777" w:rsidR="004F7CFC" w:rsidRDefault="00802F79" w:rsidP="005C6C33">
      <w:pPr>
        <w:pStyle w:val="ListParagraph"/>
        <w:numPr>
          <w:ilvl w:val="0"/>
          <w:numId w:val="14"/>
        </w:numPr>
      </w:pPr>
      <w:r>
        <w:t>OrientDB SQL - supports SQL with some extensions for handling trees and graphs</w:t>
      </w:r>
    </w:p>
    <w:p w14:paraId="00B7071B" w14:textId="77777777" w:rsidR="00802F79" w:rsidRDefault="00802F79" w:rsidP="005C6C33">
      <w:pPr>
        <w:pStyle w:val="ListParagraph"/>
        <w:numPr>
          <w:ilvl w:val="0"/>
          <w:numId w:val="14"/>
        </w:numPr>
      </w:pPr>
      <w:r>
        <w:t xml:space="preserve">Multi-Master Replication - sharding, fault tolerance, availability, scalability... </w:t>
      </w:r>
    </w:p>
    <w:p w14:paraId="08985022" w14:textId="77777777" w:rsidR="00802F79" w:rsidRDefault="00802F79" w:rsidP="005C6C33">
      <w:pPr>
        <w:pStyle w:val="ListParagraph"/>
        <w:numPr>
          <w:ilvl w:val="0"/>
          <w:numId w:val="14"/>
        </w:numPr>
      </w:pPr>
      <w:r>
        <w:t>ACID Compliance - fully ACID transactions across distributed data storage system</w:t>
      </w:r>
    </w:p>
    <w:p w14:paraId="5646DA1B" w14:textId="77777777" w:rsidR="00802F79" w:rsidRDefault="00802F79" w:rsidP="005C6C33">
      <w:pPr>
        <w:pStyle w:val="ListParagraph"/>
        <w:numPr>
          <w:ilvl w:val="0"/>
          <w:numId w:val="14"/>
        </w:numPr>
      </w:pPr>
      <w:r>
        <w:t xml:space="preserve">Community Edition is free - free even for commercial use and contains all of the most significant features as the Enterprise edition accept customer support, backups,  profiling and similar features </w:t>
      </w:r>
    </w:p>
    <w:p w14:paraId="772A1429" w14:textId="77777777"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14:paraId="24546308" w14:textId="77777777" w:rsidR="008963B8" w:rsidRPr="009839D4" w:rsidRDefault="008963B8" w:rsidP="00714153">
      <w:pPr>
        <w:pStyle w:val="Subtitle"/>
      </w:pPr>
      <w:r w:rsidRPr="009839D4">
        <w:lastRenderedPageBreak/>
        <w:t>Redis</w:t>
      </w:r>
    </w:p>
    <w:p w14:paraId="5467E061" w14:textId="2451E6A4"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ins w:id="449" w:author="Diogo José Domingues Regateiro" w:date="2015-06-03T17:49:00Z">
        <w:r w:rsidR="000C1277">
          <w:t>f</w:t>
        </w:r>
      </w:ins>
      <w:r>
        <w:t xml:space="preserve"> slaves</w:t>
      </w:r>
      <w:sdt>
        <w:sdtPr>
          <w:id w:val="63931472"/>
          <w:citation/>
        </w:sdtPr>
        <w:sdtEndPr/>
        <w:sdtContent>
          <w:r w:rsidR="00884F01">
            <w:fldChar w:fldCharType="begin"/>
          </w:r>
          <w:r w:rsidR="00F97BA5">
            <w:rPr>
              <w:lang w:val="hr-HR"/>
            </w:rPr>
            <w:instrText xml:space="preserve"> CITATION Red15 \l 1050 </w:instrText>
          </w:r>
          <w:r w:rsidR="00884F01">
            <w:fldChar w:fldCharType="separate"/>
          </w:r>
          <w:r w:rsidR="00D308C6">
            <w:rPr>
              <w:noProof/>
              <w:lang w:val="hr-HR"/>
            </w:rPr>
            <w:t xml:space="preserve"> </w:t>
          </w:r>
          <w:r w:rsidR="00D308C6" w:rsidRPr="00D308C6">
            <w:rPr>
              <w:noProof/>
              <w:lang w:val="hr-HR"/>
            </w:rPr>
            <w:t>[48]</w:t>
          </w:r>
          <w:r w:rsidR="00884F0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14:paraId="3017C51A" w14:textId="77777777"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EndPr/>
        <w:sdtContent>
          <w:r w:rsidR="00884F01">
            <w:fldChar w:fldCharType="begin"/>
          </w:r>
          <w:r w:rsidR="00483D71">
            <w:rPr>
              <w:lang w:val="hr-HR"/>
            </w:rPr>
            <w:instrText xml:space="preserve"> CITATION Red151 \l 1050 </w:instrText>
          </w:r>
          <w:r w:rsidR="00884F01">
            <w:fldChar w:fldCharType="separate"/>
          </w:r>
          <w:r w:rsidR="00D308C6" w:rsidRPr="00D308C6">
            <w:rPr>
              <w:noProof/>
              <w:lang w:val="hr-HR"/>
            </w:rPr>
            <w:t>[49]</w:t>
          </w:r>
          <w:r w:rsidR="00884F01">
            <w:fldChar w:fldCharType="end"/>
          </w:r>
        </w:sdtContent>
      </w:sdt>
      <w:r w:rsidR="00483D71">
        <w:t>:</w:t>
      </w:r>
    </w:p>
    <w:p w14:paraId="1AF14473" w14:textId="77777777" w:rsidR="00483D71" w:rsidRDefault="00483D71" w:rsidP="005C6C33">
      <w:pPr>
        <w:pStyle w:val="ListParagraph"/>
        <w:numPr>
          <w:ilvl w:val="0"/>
          <w:numId w:val="16"/>
        </w:numPr>
      </w:pPr>
      <w:r>
        <w:t>Transactions</w:t>
      </w:r>
    </w:p>
    <w:p w14:paraId="34DBA6A0" w14:textId="77777777" w:rsidR="00483D71" w:rsidRDefault="00483D71" w:rsidP="005C6C33">
      <w:pPr>
        <w:pStyle w:val="ListParagraph"/>
        <w:numPr>
          <w:ilvl w:val="0"/>
          <w:numId w:val="16"/>
        </w:numPr>
      </w:pPr>
      <w:r>
        <w:t>Pub/Sub</w:t>
      </w:r>
    </w:p>
    <w:p w14:paraId="69942077" w14:textId="77777777" w:rsidR="00483D71" w:rsidRDefault="00483D71" w:rsidP="005C6C33">
      <w:pPr>
        <w:pStyle w:val="ListParagraph"/>
        <w:numPr>
          <w:ilvl w:val="0"/>
          <w:numId w:val="16"/>
        </w:numPr>
      </w:pPr>
      <w:r>
        <w:t>Lua scripting</w:t>
      </w:r>
    </w:p>
    <w:p w14:paraId="72AE54FC" w14:textId="77777777" w:rsidR="00483D71" w:rsidRDefault="00483D71" w:rsidP="005C6C33">
      <w:pPr>
        <w:pStyle w:val="ListParagraph"/>
        <w:numPr>
          <w:ilvl w:val="0"/>
          <w:numId w:val="16"/>
        </w:numPr>
      </w:pPr>
      <w:r>
        <w:t>Keys with a limited time-to-live</w:t>
      </w:r>
    </w:p>
    <w:p w14:paraId="24FF4CFF" w14:textId="77777777" w:rsidR="00483D71" w:rsidRDefault="00483D71" w:rsidP="005C6C33">
      <w:pPr>
        <w:pStyle w:val="ListParagraph"/>
        <w:numPr>
          <w:ilvl w:val="0"/>
          <w:numId w:val="16"/>
        </w:numPr>
      </w:pPr>
      <w:r>
        <w:t>LRU eviction of keys</w:t>
      </w:r>
    </w:p>
    <w:p w14:paraId="71399971" w14:textId="77777777" w:rsidR="003930C9" w:rsidRDefault="00483D71" w:rsidP="005C6C33">
      <w:pPr>
        <w:pStyle w:val="ListParagraph"/>
        <w:numPr>
          <w:ilvl w:val="0"/>
          <w:numId w:val="16"/>
        </w:numPr>
      </w:pPr>
      <w:r>
        <w:t>Automatic failover</w:t>
      </w:r>
    </w:p>
    <w:p w14:paraId="49C076D7" w14:textId="77777777"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14:paraId="779BFA6E" w14:textId="77777777" w:rsidR="004E288F" w:rsidRDefault="004E288F" w:rsidP="00C20375">
      <w:pPr>
        <w:pStyle w:val="Heading3"/>
        <w:rPr>
          <w:lang w:val="en-GB"/>
        </w:rPr>
      </w:pPr>
      <w:bookmarkStart w:id="450" w:name="_Toc420893200"/>
      <w:r w:rsidRPr="009839D4">
        <w:rPr>
          <w:lang w:val="en-GB"/>
        </w:rPr>
        <w:t>Security issues</w:t>
      </w:r>
      <w:r w:rsidR="00802F79">
        <w:rPr>
          <w:lang w:val="en-GB"/>
        </w:rPr>
        <w:t xml:space="preserve"> in </w:t>
      </w:r>
      <w:r w:rsidR="00E85EC1">
        <w:rPr>
          <w:lang w:val="en-GB"/>
        </w:rPr>
        <w:t>NoSQL</w:t>
      </w:r>
      <w:bookmarkEnd w:id="450"/>
    </w:p>
    <w:p w14:paraId="35E3567B" w14:textId="4F6EA20D"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ins w:id="451" w:author="Diogo José Domingues Regateiro" w:date="2015-06-02T15:08:00Z">
        <w:r w:rsidR="00471438">
          <w:t>s</w:t>
        </w:r>
      </w:ins>
      <w:r w:rsidR="00571772">
        <w:t xml:space="preserve"> to the surface a lot of security issues </w:t>
      </w:r>
      <w:del w:id="452" w:author="Diogo José Domingues Regateiro" w:date="2015-06-02T15:08:00Z">
        <w:r w:rsidR="00571772" w:rsidDel="00471438">
          <w:delText>in need of dealing with</w:delText>
        </w:r>
      </w:del>
      <w:ins w:id="453" w:author="Diogo José Domingues Regateiro" w:date="2015-06-02T15:08:00Z">
        <w:r w:rsidR="00471438">
          <w:t>that need to be dealt with</w:t>
        </w:r>
      </w:ins>
      <w:r w:rsidR="00571772">
        <w:t xml:space="preserve">. </w:t>
      </w:r>
    </w:p>
    <w:p w14:paraId="6D7984B9" w14:textId="4331BC0B" w:rsidR="00812758" w:rsidRDefault="00AB61CB" w:rsidP="00812758">
      <w:r>
        <w:rPr>
          <w:noProof/>
          <w:lang w:val="hr-HR" w:eastAsia="hr-HR"/>
        </w:rPr>
        <w:tab/>
      </w:r>
      <w:r w:rsidR="00571772">
        <w:t xml:space="preserve">The authors of </w:t>
      </w:r>
      <w:sdt>
        <w:sdtPr>
          <w:id w:val="22557495"/>
          <w:citation/>
        </w:sdtPr>
        <w:sdtEndPr/>
        <w:sdtContent>
          <w:r w:rsidR="00884F01">
            <w:fldChar w:fldCharType="begin"/>
          </w:r>
          <w:r w:rsidR="00571772">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sdt>
        <w:sdtPr>
          <w:id w:val="22557496"/>
          <w:citation/>
        </w:sdtPr>
        <w:sdtEndPr/>
        <w:sdtContent>
          <w:r w:rsidR="00884F01">
            <w:fldChar w:fldCharType="begin"/>
          </w:r>
          <w:r w:rsidR="00571772">
            <w:rPr>
              <w:lang w:val="hr-HR"/>
            </w:rPr>
            <w:instrText xml:space="preserve"> CITATION Pri14 \l 1050 </w:instrText>
          </w:r>
          <w:r w:rsidR="00884F01">
            <w:fldChar w:fldCharType="separate"/>
          </w:r>
          <w:r w:rsidR="00D308C6">
            <w:rPr>
              <w:noProof/>
              <w:lang w:val="hr-HR"/>
            </w:rPr>
            <w:t xml:space="preserve"> </w:t>
          </w:r>
          <w:r w:rsidR="00D308C6" w:rsidRPr="00D308C6">
            <w:rPr>
              <w:noProof/>
              <w:lang w:val="hr-HR"/>
            </w:rPr>
            <w:t>[51]</w:t>
          </w:r>
          <w:r w:rsidR="00884F01">
            <w:fldChar w:fldCharType="end"/>
          </w:r>
        </w:sdtContent>
      </w:sdt>
      <w:r w:rsidR="00812758">
        <w:t xml:space="preserve"> </w:t>
      </w:r>
      <w:sdt>
        <w:sdtPr>
          <w:id w:val="63931474"/>
          <w:citation/>
        </w:sdtPr>
        <w:sdtEndPr/>
        <w:sdtContent>
          <w:r w:rsidR="00884F01">
            <w:fldChar w:fldCharType="begin"/>
          </w:r>
          <w:r w:rsidR="000849DD">
            <w:rPr>
              <w:lang w:val="hr-HR"/>
            </w:rPr>
            <w:instrText xml:space="preserve"> CITATION Lio11 \l 1050 </w:instrText>
          </w:r>
          <w:r w:rsidR="00884F01">
            <w:fldChar w:fldCharType="separate"/>
          </w:r>
          <w:r w:rsidR="00D308C6" w:rsidRPr="00D308C6">
            <w:rPr>
              <w:noProof/>
              <w:lang w:val="hr-HR"/>
            </w:rPr>
            <w:t>[52]</w:t>
          </w:r>
          <w:r w:rsidR="00884F0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 xml:space="preserve">e looked at can be divided into: authentication, access control, data encryption, secure configurations and auditing. The database systems that were analyzed include: MongoDB, CouchDB, Redis, Hadoop, HBase, Cassandra, Redis and Couchbase Server. Although every </w:t>
      </w:r>
      <w:ins w:id="454" w:author="Diogo José Domingues Regateiro" w:date="2015-06-02T15:10:00Z">
        <w:r w:rsidR="008C280A">
          <w:t xml:space="preserve">single </w:t>
        </w:r>
      </w:ins>
      <w:r w:rsidR="00ED33D5">
        <w:t>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884F01">
        <w:fldChar w:fldCharType="begin"/>
      </w:r>
      <w:r w:rsidR="00102F25">
        <w:instrText xml:space="preserve"> REF _Ref420786032 \h </w:instrText>
      </w:r>
      <w:r w:rsidR="00884F01">
        <w:fldChar w:fldCharType="separate"/>
      </w:r>
      <w:r w:rsidR="000C1277">
        <w:t xml:space="preserve">Table </w:t>
      </w:r>
      <w:r w:rsidR="000C1277">
        <w:rPr>
          <w:noProof/>
        </w:rPr>
        <w:t>6</w:t>
      </w:r>
      <w:r w:rsidR="00884F01">
        <w:fldChar w:fldCharType="end"/>
      </w:r>
      <w:r w:rsidR="00102F25">
        <w:t xml:space="preserve"> shows the result of research done by </w:t>
      </w:r>
      <w:sdt>
        <w:sdtPr>
          <w:id w:val="85211252"/>
          <w:citation/>
        </w:sdtPr>
        <w:sdtEndPr/>
        <w:sdtContent>
          <w:r w:rsidR="00884F01">
            <w:fldChar w:fldCharType="begin"/>
          </w:r>
          <w:r w:rsidR="00102F25">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r w:rsidR="00102F25">
        <w:t xml:space="preserve">. </w:t>
      </w:r>
    </w:p>
    <w:p w14:paraId="69E59774" w14:textId="77777777" w:rsidR="00AB61CB" w:rsidRDefault="00AB61CB" w:rsidP="00812758">
      <w:r w:rsidRPr="00AB61CB">
        <w:rPr>
          <w:noProof/>
          <w:lang w:eastAsia="en-GB"/>
        </w:rPr>
        <w:drawing>
          <wp:inline distT="0" distB="0" distL="0" distR="0" wp14:anchorId="39955879" wp14:editId="316FEBDB">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4" cstate="print"/>
                    <a:stretch>
                      <a:fillRect/>
                    </a:stretch>
                  </pic:blipFill>
                  <pic:spPr>
                    <a:xfrm>
                      <a:off x="0" y="0"/>
                      <a:ext cx="5579745" cy="1619885"/>
                    </a:xfrm>
                    <a:prstGeom prst="rect">
                      <a:avLst/>
                    </a:prstGeom>
                  </pic:spPr>
                </pic:pic>
              </a:graphicData>
            </a:graphic>
          </wp:inline>
        </w:drawing>
      </w:r>
    </w:p>
    <w:p w14:paraId="27F02CDC" w14:textId="77777777" w:rsidR="00AB61CB" w:rsidRDefault="00AB61CB" w:rsidP="001461B0">
      <w:pPr>
        <w:pStyle w:val="Caption"/>
        <w:spacing w:before="240"/>
      </w:pPr>
      <w:bookmarkStart w:id="455" w:name="_Ref420786032"/>
      <w:bookmarkStart w:id="456" w:name="_Toc420892396"/>
      <w:r>
        <w:t xml:space="preserve">Table </w:t>
      </w:r>
      <w:r w:rsidR="0019155B">
        <w:fldChar w:fldCharType="begin"/>
      </w:r>
      <w:r w:rsidR="0019155B">
        <w:instrText xml:space="preserve"> SEQ Table \* ARABIC </w:instrText>
      </w:r>
      <w:r w:rsidR="0019155B">
        <w:fldChar w:fldCharType="separate"/>
      </w:r>
      <w:r w:rsidR="000C1277">
        <w:rPr>
          <w:noProof/>
        </w:rPr>
        <w:t>6</w:t>
      </w:r>
      <w:r w:rsidR="0019155B">
        <w:rPr>
          <w:noProof/>
        </w:rPr>
        <w:fldChar w:fldCharType="end"/>
      </w:r>
      <w:bookmarkEnd w:id="455"/>
      <w:r>
        <w:t>.</w:t>
      </w:r>
      <w:r w:rsidRPr="00AB61CB">
        <w:t xml:space="preserve"> </w:t>
      </w:r>
      <w:r>
        <w:t>Comparative analysis of sharding security in various NoSQL databases</w:t>
      </w:r>
      <w:sdt>
        <w:sdtPr>
          <w:id w:val="85211249"/>
          <w:citation/>
        </w:sdtPr>
        <w:sdtEndPr/>
        <w:sdtContent>
          <w:r w:rsidR="00884F01">
            <w:fldChar w:fldCharType="begin"/>
          </w:r>
          <w:r w:rsidR="00102F25">
            <w:rPr>
              <w:lang w:val="hr-HR"/>
            </w:rPr>
            <w:instrText xml:space="preserve"> CITATION Ana14 \l 1050 </w:instrText>
          </w:r>
          <w:r w:rsidR="00884F01">
            <w:fldChar w:fldCharType="separate"/>
          </w:r>
          <w:r w:rsidR="00D308C6">
            <w:rPr>
              <w:noProof/>
              <w:lang w:val="hr-HR"/>
            </w:rPr>
            <w:t xml:space="preserve"> </w:t>
          </w:r>
          <w:r w:rsidR="00D308C6" w:rsidRPr="00D308C6">
            <w:rPr>
              <w:noProof/>
              <w:lang w:val="hr-HR"/>
            </w:rPr>
            <w:t>[50]</w:t>
          </w:r>
          <w:r w:rsidR="00884F01">
            <w:fldChar w:fldCharType="end"/>
          </w:r>
        </w:sdtContent>
      </w:sdt>
      <w:bookmarkEnd w:id="456"/>
    </w:p>
    <w:p w14:paraId="43F5C718" w14:textId="77777777" w:rsidR="00C20375" w:rsidRPr="009839D4" w:rsidRDefault="00962E0D" w:rsidP="004601B8">
      <w:pPr>
        <w:pStyle w:val="Heading3"/>
        <w:rPr>
          <w:lang w:val="en-GB"/>
        </w:rPr>
      </w:pPr>
      <w:bookmarkStart w:id="457" w:name="_Toc420893201"/>
      <w:r>
        <w:rPr>
          <w:lang w:val="en-GB"/>
        </w:rPr>
        <w:t>Performance s</w:t>
      </w:r>
      <w:r w:rsidR="00714153" w:rsidRPr="009839D4">
        <w:rPr>
          <w:lang w:val="en-GB"/>
        </w:rPr>
        <w:t xml:space="preserve">tudies </w:t>
      </w:r>
      <w:r>
        <w:rPr>
          <w:lang w:val="en-GB"/>
        </w:rPr>
        <w:t>and c</w:t>
      </w:r>
      <w:r w:rsidR="004601B8" w:rsidRPr="009839D4">
        <w:rPr>
          <w:lang w:val="en-GB"/>
        </w:rPr>
        <w:t>omparisons</w:t>
      </w:r>
      <w:bookmarkEnd w:id="457"/>
    </w:p>
    <w:p w14:paraId="46E3AF06" w14:textId="51DEFC89" w:rsidR="00980C30" w:rsidRDefault="00980C30" w:rsidP="00982198">
      <w:r>
        <w:tab/>
        <w:t xml:space="preserve">Comparisons and performance evaluations given by the authors of </w:t>
      </w:r>
      <w:sdt>
        <w:sdtPr>
          <w:id w:val="63931475"/>
          <w:citation/>
        </w:sdtPr>
        <w:sdtEndPr/>
        <w:sdtContent>
          <w:r w:rsidR="00884F01">
            <w:fldChar w:fldCharType="begin"/>
          </w:r>
          <w:r>
            <w:rPr>
              <w:lang w:val="hr-HR"/>
            </w:rPr>
            <w:instrText xml:space="preserve"> CITATION NoS \l 1050 </w:instrText>
          </w:r>
          <w:r w:rsidR="00884F01">
            <w:fldChar w:fldCharType="separate"/>
          </w:r>
          <w:r w:rsidR="00D308C6" w:rsidRPr="00D308C6">
            <w:rPr>
              <w:noProof/>
              <w:lang w:val="hr-HR"/>
            </w:rPr>
            <w:t>[31]</w:t>
          </w:r>
          <w:r w:rsidR="00884F01">
            <w:fldChar w:fldCharType="end"/>
          </w:r>
        </w:sdtContent>
      </w:sdt>
      <w:sdt>
        <w:sdtPr>
          <w:id w:val="63931476"/>
          <w:citation/>
        </w:sdtPr>
        <w:sdtEndPr/>
        <w:sdtContent>
          <w:r w:rsidR="00884F01">
            <w:fldChar w:fldCharType="begin"/>
          </w:r>
          <w:r>
            <w:rPr>
              <w:lang w:val="hr-HR"/>
            </w:rPr>
            <w:instrText xml:space="preserve"> CITATION Aco \l 1050 </w:instrText>
          </w:r>
          <w:r w:rsidR="00884F01">
            <w:fldChar w:fldCharType="separate"/>
          </w:r>
          <w:r w:rsidR="00D308C6">
            <w:rPr>
              <w:noProof/>
              <w:lang w:val="hr-HR"/>
            </w:rPr>
            <w:t xml:space="preserve"> </w:t>
          </w:r>
          <w:r w:rsidR="00D308C6" w:rsidRPr="00D308C6">
            <w:rPr>
              <w:noProof/>
              <w:lang w:val="hr-HR"/>
            </w:rPr>
            <w:t>[53]</w:t>
          </w:r>
          <w:r w:rsidR="00884F01">
            <w:fldChar w:fldCharType="end"/>
          </w:r>
        </w:sdtContent>
      </w:sdt>
      <w:sdt>
        <w:sdtPr>
          <w:id w:val="63931477"/>
          <w:citation/>
        </w:sdtPr>
        <w:sdtEndPr/>
        <w:sdtContent>
          <w:r w:rsidR="00884F01">
            <w:fldChar w:fldCharType="begin"/>
          </w:r>
          <w:r>
            <w:rPr>
              <w:lang w:val="hr-HR"/>
            </w:rPr>
            <w:instrText xml:space="preserve"> CITATION Raj15 \l 1050 </w:instrText>
          </w:r>
          <w:r w:rsidR="00884F01">
            <w:fldChar w:fldCharType="separate"/>
          </w:r>
          <w:r w:rsidR="00D308C6">
            <w:rPr>
              <w:noProof/>
              <w:lang w:val="hr-HR"/>
            </w:rPr>
            <w:t xml:space="preserve"> </w:t>
          </w:r>
          <w:r w:rsidR="00D308C6" w:rsidRPr="00D308C6">
            <w:rPr>
              <w:noProof/>
              <w:lang w:val="hr-HR"/>
            </w:rPr>
            <w:t>[27]</w:t>
          </w:r>
          <w:r w:rsidR="00884F01">
            <w:fldChar w:fldCharType="end"/>
          </w:r>
        </w:sdtContent>
      </w:sdt>
      <w:sdt>
        <w:sdtPr>
          <w:id w:val="63931478"/>
          <w:citation/>
        </w:sdtPr>
        <w:sdtEndPr/>
        <w:sdtContent>
          <w:r w:rsidR="00884F01">
            <w:fldChar w:fldCharType="begin"/>
          </w:r>
          <w:r>
            <w:rPr>
              <w:lang w:val="hr-HR"/>
            </w:rPr>
            <w:instrText xml:space="preserve"> CITATION Enr14 \l 1050 </w:instrText>
          </w:r>
          <w:r w:rsidR="00884F01">
            <w:fldChar w:fldCharType="separate"/>
          </w:r>
          <w:r w:rsidR="00D308C6">
            <w:rPr>
              <w:noProof/>
              <w:lang w:val="hr-HR"/>
            </w:rPr>
            <w:t xml:space="preserve"> </w:t>
          </w:r>
          <w:r w:rsidR="00D308C6" w:rsidRPr="00D308C6">
            <w:rPr>
              <w:noProof/>
              <w:lang w:val="hr-HR"/>
            </w:rPr>
            <w:t>[54]</w:t>
          </w:r>
          <w:r w:rsidR="00884F01">
            <w:fldChar w:fldCharType="end"/>
          </w:r>
        </w:sdtContent>
      </w:sdt>
      <w:r>
        <w:t xml:space="preserve"> </w:t>
      </w:r>
      <w:sdt>
        <w:sdtPr>
          <w:id w:val="63931479"/>
          <w:citation/>
        </w:sdtPr>
        <w:sdtEndPr/>
        <w:sdtContent>
          <w:r w:rsidR="00884F01">
            <w:fldChar w:fldCharType="begin"/>
          </w:r>
          <w:r w:rsidR="00814526">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ins w:id="458" w:author="Diogo José Domingues Regateiro" w:date="2015-06-02T15:14:00Z">
        <w:r w:rsidR="008C280A">
          <w:t>n</w:t>
        </w:r>
      </w:ins>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w:t>
      </w:r>
      <w:ins w:id="459" w:author="Diogo José Domingues Regateiro" w:date="2015-06-02T15:14:00Z">
        <w:r w:rsidR="008C280A">
          <w:t>,</w:t>
        </w:r>
      </w:ins>
      <w:r w:rsidR="00814526">
        <w:t xml:space="preserve">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14:paraId="27BE41B6" w14:textId="77777777" w:rsidR="00BE26BA" w:rsidRDefault="00BE26BA" w:rsidP="00982198">
      <w:r>
        <w:tab/>
        <w:t xml:space="preserve">The performance evaluation given by </w:t>
      </w:r>
      <w:sdt>
        <w:sdtPr>
          <w:id w:val="85211230"/>
          <w:citation/>
        </w:sdtPr>
        <w:sdtEndPr/>
        <w:sdtContent>
          <w:r w:rsidR="00884F01">
            <w:fldChar w:fldCharType="begin"/>
          </w:r>
          <w:r>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t xml:space="preserve"> can be seen in </w:t>
      </w:r>
      <w:r w:rsidR="00884F01">
        <w:fldChar w:fldCharType="begin"/>
      </w:r>
      <w:r>
        <w:instrText xml:space="preserve"> REF _Ref420785054 \h </w:instrText>
      </w:r>
      <w:r w:rsidR="00884F01">
        <w:fldChar w:fldCharType="separate"/>
      </w:r>
      <w:r w:rsidR="000C1277">
        <w:t xml:space="preserve">Figure </w:t>
      </w:r>
      <w:r w:rsidR="000C1277">
        <w:rPr>
          <w:noProof/>
        </w:rPr>
        <w:t>7</w:t>
      </w:r>
      <w:r w:rsidR="00884F01">
        <w:fldChar w:fldCharType="end"/>
      </w:r>
      <w:r>
        <w:t xml:space="preserve">, </w:t>
      </w:r>
      <w:r w:rsidR="00884F01">
        <w:fldChar w:fldCharType="begin"/>
      </w:r>
      <w:r>
        <w:instrText xml:space="preserve"> REF _Ref420785058 \h </w:instrText>
      </w:r>
      <w:r w:rsidR="00884F01">
        <w:fldChar w:fldCharType="separate"/>
      </w:r>
      <w:r w:rsidR="000C1277">
        <w:t xml:space="preserve">Figure </w:t>
      </w:r>
      <w:r w:rsidR="000C1277">
        <w:rPr>
          <w:noProof/>
        </w:rPr>
        <w:t>8</w:t>
      </w:r>
      <w:r w:rsidR="00884F01">
        <w:fldChar w:fldCharType="end"/>
      </w:r>
      <w:r>
        <w:t xml:space="preserve">, </w:t>
      </w:r>
      <w:r w:rsidR="00884F01">
        <w:fldChar w:fldCharType="begin"/>
      </w:r>
      <w:r>
        <w:instrText xml:space="preserve"> REF _Ref420785059 \h </w:instrText>
      </w:r>
      <w:r w:rsidR="00884F01">
        <w:fldChar w:fldCharType="separate"/>
      </w:r>
      <w:r w:rsidR="000C1277">
        <w:t xml:space="preserve">Figure </w:t>
      </w:r>
      <w:r w:rsidR="000C1277">
        <w:rPr>
          <w:noProof/>
        </w:rPr>
        <w:t>9</w:t>
      </w:r>
      <w:r w:rsidR="00884F01">
        <w:fldChar w:fldCharType="end"/>
      </w:r>
      <w:r>
        <w:t xml:space="preserve">, and </w:t>
      </w:r>
      <w:r w:rsidR="00884F01">
        <w:fldChar w:fldCharType="begin"/>
      </w:r>
      <w:r>
        <w:instrText xml:space="preserve"> REF _Ref420785061 \h </w:instrText>
      </w:r>
      <w:r w:rsidR="00884F01">
        <w:fldChar w:fldCharType="separate"/>
      </w:r>
      <w:r w:rsidR="000C1277">
        <w:t xml:space="preserve">Figure </w:t>
      </w:r>
      <w:r w:rsidR="000C1277">
        <w:rPr>
          <w:noProof/>
        </w:rPr>
        <w:t>10</w:t>
      </w:r>
      <w:r w:rsidR="00884F01">
        <w:fldChar w:fldCharType="end"/>
      </w:r>
      <w:r>
        <w:t xml:space="preserve">. This, along with the information found in other sources mentioned before in this subsection, was the basis behind choosing the databases for this solution. That decision is shown in subsection </w:t>
      </w:r>
      <w:r w:rsidR="00884F01">
        <w:fldChar w:fldCharType="begin"/>
      </w:r>
      <w:r>
        <w:instrText xml:space="preserve"> REF _Ref420785214 \n \h </w:instrText>
      </w:r>
      <w:r w:rsidR="00884F01">
        <w:fldChar w:fldCharType="separate"/>
      </w:r>
      <w:r w:rsidR="000C1277">
        <w:t>4.1.1</w:t>
      </w:r>
      <w:r w:rsidR="00884F01">
        <w:fldChar w:fldCharType="end"/>
      </w:r>
      <w:r>
        <w:t xml:space="preserve">. </w:t>
      </w:r>
    </w:p>
    <w:p w14:paraId="48EBB65D" w14:textId="77777777" w:rsidR="00E777CE" w:rsidRDefault="00E777CE" w:rsidP="00E777CE">
      <w:pPr>
        <w:jc w:val="center"/>
      </w:pPr>
      <w:r>
        <w:rPr>
          <w:noProof/>
          <w:lang w:eastAsia="en-GB"/>
        </w:rPr>
        <w:lastRenderedPageBreak/>
        <w:drawing>
          <wp:inline distT="0" distB="0" distL="0" distR="0" wp14:anchorId="2DB7F87E" wp14:editId="05C4BBA4">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5" cstate="print"/>
                    <a:stretch>
                      <a:fillRect/>
                    </a:stretch>
                  </pic:blipFill>
                  <pic:spPr>
                    <a:xfrm>
                      <a:off x="0" y="0"/>
                      <a:ext cx="4278102" cy="2488032"/>
                    </a:xfrm>
                    <a:prstGeom prst="rect">
                      <a:avLst/>
                    </a:prstGeom>
                  </pic:spPr>
                </pic:pic>
              </a:graphicData>
            </a:graphic>
          </wp:inline>
        </w:drawing>
      </w:r>
    </w:p>
    <w:p w14:paraId="15BFE00F" w14:textId="77777777" w:rsidR="00BE26BA" w:rsidRPr="00E777CE" w:rsidRDefault="00BE26BA" w:rsidP="00BE26BA">
      <w:pPr>
        <w:pStyle w:val="Caption"/>
      </w:pPr>
      <w:bookmarkStart w:id="460" w:name="_Ref420785054"/>
      <w:bookmarkStart w:id="461" w:name="_Toc420892376"/>
      <w:r>
        <w:t xml:space="preserve">Figure </w:t>
      </w:r>
      <w:r w:rsidR="0019155B">
        <w:fldChar w:fldCharType="begin"/>
      </w:r>
      <w:r w:rsidR="0019155B">
        <w:instrText xml:space="preserve"> SEQ Figure \* ARABIC </w:instrText>
      </w:r>
      <w:r w:rsidR="0019155B">
        <w:fldChar w:fldCharType="separate"/>
      </w:r>
      <w:r w:rsidR="000C1277">
        <w:rPr>
          <w:noProof/>
        </w:rPr>
        <w:t>7</w:t>
      </w:r>
      <w:r w:rsidR="0019155B">
        <w:rPr>
          <w:noProof/>
        </w:rPr>
        <w:fldChar w:fldCharType="end"/>
      </w:r>
      <w:bookmarkEnd w:id="460"/>
      <w:r>
        <w:t>. Read latency across all workloads</w:t>
      </w:r>
      <w:sdt>
        <w:sdtPr>
          <w:id w:val="85211226"/>
          <w:citation/>
        </w:sdtPr>
        <w:sdtEnd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461"/>
    </w:p>
    <w:p w14:paraId="7D0363DB" w14:textId="77777777" w:rsidR="00E777CE" w:rsidRDefault="00E777CE" w:rsidP="00E777CE">
      <w:pPr>
        <w:jc w:val="center"/>
      </w:pPr>
      <w:r>
        <w:rPr>
          <w:noProof/>
          <w:lang w:eastAsia="en-GB"/>
        </w:rPr>
        <w:drawing>
          <wp:inline distT="0" distB="0" distL="0" distR="0" wp14:anchorId="675F2917" wp14:editId="48B83F22">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6" cstate="print"/>
                    <a:stretch>
                      <a:fillRect/>
                    </a:stretch>
                  </pic:blipFill>
                  <pic:spPr>
                    <a:xfrm>
                      <a:off x="0" y="0"/>
                      <a:ext cx="3811227" cy="2216510"/>
                    </a:xfrm>
                    <a:prstGeom prst="rect">
                      <a:avLst/>
                    </a:prstGeom>
                  </pic:spPr>
                </pic:pic>
              </a:graphicData>
            </a:graphic>
          </wp:inline>
        </w:drawing>
      </w:r>
    </w:p>
    <w:p w14:paraId="061AC28C" w14:textId="77777777" w:rsidR="00BE26BA" w:rsidRDefault="00BE26BA" w:rsidP="00BE26BA">
      <w:pPr>
        <w:pStyle w:val="Caption"/>
      </w:pPr>
      <w:bookmarkStart w:id="462" w:name="_Ref420785058"/>
      <w:bookmarkStart w:id="463" w:name="_Toc420892377"/>
      <w:r>
        <w:t xml:space="preserve">Figure </w:t>
      </w:r>
      <w:r w:rsidR="0019155B">
        <w:fldChar w:fldCharType="begin"/>
      </w:r>
      <w:r w:rsidR="0019155B">
        <w:instrText xml:space="preserve"> SEQ Figure \* ARABIC </w:instrText>
      </w:r>
      <w:r w:rsidR="0019155B">
        <w:fldChar w:fldCharType="separate"/>
      </w:r>
      <w:r w:rsidR="000C1277">
        <w:rPr>
          <w:noProof/>
        </w:rPr>
        <w:t>8</w:t>
      </w:r>
      <w:r w:rsidR="0019155B">
        <w:rPr>
          <w:noProof/>
        </w:rPr>
        <w:fldChar w:fldCharType="end"/>
      </w:r>
      <w:bookmarkEnd w:id="462"/>
      <w:r>
        <w:t>.</w:t>
      </w:r>
      <w:r w:rsidRPr="00BE26BA">
        <w:t xml:space="preserve"> </w:t>
      </w:r>
      <w:r>
        <w:t>Insert latency across all workloads</w:t>
      </w:r>
      <w:sdt>
        <w:sdtPr>
          <w:id w:val="85211227"/>
          <w:citation/>
        </w:sdtPr>
        <w:sdtEnd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463"/>
    </w:p>
    <w:p w14:paraId="4BA61D3F" w14:textId="77777777" w:rsidR="00E777CE" w:rsidRDefault="00E777CE" w:rsidP="00E777CE">
      <w:pPr>
        <w:jc w:val="center"/>
      </w:pPr>
      <w:r>
        <w:rPr>
          <w:noProof/>
          <w:lang w:eastAsia="en-GB"/>
        </w:rPr>
        <w:drawing>
          <wp:inline distT="0" distB="0" distL="0" distR="0" wp14:anchorId="5F5AC4C8" wp14:editId="383C06CC">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7" cstate="print"/>
                    <a:stretch>
                      <a:fillRect/>
                    </a:stretch>
                  </pic:blipFill>
                  <pic:spPr>
                    <a:xfrm>
                      <a:off x="0" y="0"/>
                      <a:ext cx="4052634" cy="2356905"/>
                    </a:xfrm>
                    <a:prstGeom prst="rect">
                      <a:avLst/>
                    </a:prstGeom>
                  </pic:spPr>
                </pic:pic>
              </a:graphicData>
            </a:graphic>
          </wp:inline>
        </w:drawing>
      </w:r>
    </w:p>
    <w:p w14:paraId="3EBCD00E" w14:textId="77777777" w:rsidR="00BE26BA" w:rsidRDefault="00BE26BA" w:rsidP="00BE26BA">
      <w:pPr>
        <w:pStyle w:val="Caption"/>
      </w:pPr>
      <w:bookmarkStart w:id="464" w:name="_Ref420785059"/>
      <w:bookmarkStart w:id="465" w:name="_Toc420892378"/>
      <w:r>
        <w:t xml:space="preserve">Figure </w:t>
      </w:r>
      <w:r w:rsidR="0019155B">
        <w:fldChar w:fldCharType="begin"/>
      </w:r>
      <w:r w:rsidR="0019155B">
        <w:instrText xml:space="preserve"> SEQ Figure \* ARABIC </w:instrText>
      </w:r>
      <w:r w:rsidR="0019155B">
        <w:fldChar w:fldCharType="separate"/>
      </w:r>
      <w:r w:rsidR="000C1277">
        <w:rPr>
          <w:noProof/>
        </w:rPr>
        <w:t>9</w:t>
      </w:r>
      <w:r w:rsidR="0019155B">
        <w:rPr>
          <w:noProof/>
        </w:rPr>
        <w:fldChar w:fldCharType="end"/>
      </w:r>
      <w:bookmarkEnd w:id="464"/>
      <w:r>
        <w:t>.</w:t>
      </w:r>
      <w:r w:rsidRPr="00BE26BA">
        <w:t xml:space="preserve"> </w:t>
      </w:r>
      <w:r>
        <w:t>Update latency across all workloads</w:t>
      </w:r>
      <w:sdt>
        <w:sdtPr>
          <w:id w:val="85211228"/>
          <w:citation/>
        </w:sdtPr>
        <w:sdtEnd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465"/>
    </w:p>
    <w:p w14:paraId="6C867E94" w14:textId="77777777" w:rsidR="00E777CE" w:rsidRDefault="00E777CE" w:rsidP="00E777CE">
      <w:pPr>
        <w:jc w:val="center"/>
      </w:pPr>
      <w:r>
        <w:rPr>
          <w:noProof/>
          <w:lang w:eastAsia="en-GB"/>
        </w:rPr>
        <w:lastRenderedPageBreak/>
        <w:drawing>
          <wp:inline distT="0" distB="0" distL="0" distR="0" wp14:anchorId="71DD874A" wp14:editId="5A9C1126">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8" cstate="print"/>
                    <a:stretch>
                      <a:fillRect/>
                    </a:stretch>
                  </pic:blipFill>
                  <pic:spPr>
                    <a:xfrm>
                      <a:off x="0" y="0"/>
                      <a:ext cx="4173294" cy="2427078"/>
                    </a:xfrm>
                    <a:prstGeom prst="rect">
                      <a:avLst/>
                    </a:prstGeom>
                  </pic:spPr>
                </pic:pic>
              </a:graphicData>
            </a:graphic>
          </wp:inline>
        </w:drawing>
      </w:r>
    </w:p>
    <w:p w14:paraId="7EB2D744" w14:textId="77777777" w:rsidR="00E777CE" w:rsidRDefault="00BE26BA" w:rsidP="001461B0">
      <w:pPr>
        <w:pStyle w:val="Caption"/>
      </w:pPr>
      <w:bookmarkStart w:id="466" w:name="_Ref420785061"/>
      <w:bookmarkStart w:id="467" w:name="_Toc420892379"/>
      <w:r>
        <w:t xml:space="preserve">Figure </w:t>
      </w:r>
      <w:r w:rsidR="0019155B">
        <w:fldChar w:fldCharType="begin"/>
      </w:r>
      <w:r w:rsidR="0019155B">
        <w:instrText xml:space="preserve"> SEQ Figure \* ARABIC </w:instrText>
      </w:r>
      <w:r w:rsidR="0019155B">
        <w:fldChar w:fldCharType="separate"/>
      </w:r>
      <w:r w:rsidR="000C1277">
        <w:rPr>
          <w:noProof/>
        </w:rPr>
        <w:t>10</w:t>
      </w:r>
      <w:r w:rsidR="0019155B">
        <w:rPr>
          <w:noProof/>
        </w:rPr>
        <w:fldChar w:fldCharType="end"/>
      </w:r>
      <w:bookmarkEnd w:id="466"/>
      <w:r>
        <w:t>.</w:t>
      </w:r>
      <w:r w:rsidRPr="00BE26BA">
        <w:t xml:space="preserve"> </w:t>
      </w:r>
      <w:r>
        <w:t>Scan latency across all workloads</w:t>
      </w:r>
      <w:sdt>
        <w:sdtPr>
          <w:id w:val="85211229"/>
          <w:citation/>
        </w:sdtPr>
        <w:sdtEnd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467"/>
    </w:p>
    <w:p w14:paraId="2DF9544D" w14:textId="77777777" w:rsidR="00714153" w:rsidRPr="009839D4" w:rsidRDefault="0059642B" w:rsidP="00714153">
      <w:pPr>
        <w:pStyle w:val="Heading3"/>
        <w:rPr>
          <w:lang w:val="en-GB"/>
        </w:rPr>
      </w:pPr>
      <w:bookmarkStart w:id="468" w:name="_Toc420893202"/>
      <w:r>
        <w:rPr>
          <w:lang w:val="en-GB"/>
        </w:rPr>
        <w:t>NoSQL systems s</w:t>
      </w:r>
      <w:r w:rsidR="006776A0">
        <w:rPr>
          <w:lang w:val="en-GB"/>
        </w:rPr>
        <w:t>ummary</w:t>
      </w:r>
      <w:bookmarkEnd w:id="468"/>
    </w:p>
    <w:p w14:paraId="5123C68B" w14:textId="187F2143"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w:t>
      </w:r>
      <w:del w:id="469" w:author="Diogo José Domingues Regateiro" w:date="2015-06-02T15:23:00Z">
        <w:r w:rsidR="00467ED0" w:rsidDel="001458DF">
          <w:delText xml:space="preserve"> </w:delText>
        </w:r>
      </w:del>
      <w:r w:rsidR="00467ED0">
        <w:t>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del w:id="470" w:author="Diogo José Domingues Regateiro" w:date="2015-06-02T15:24:00Z">
        <w:r w:rsidR="00467ED0" w:rsidDel="001458DF">
          <w:delText>analyzing</w:delText>
        </w:r>
      </w:del>
      <w:ins w:id="471" w:author="Diogo José Domingues Regateiro" w:date="2015-06-02T15:24:00Z">
        <w:r w:rsidR="001458DF">
          <w:t>analysis</w:t>
        </w:r>
      </w:ins>
      <w:r w:rsidR="00467ED0">
        <w:t xml:space="preserve">. The Apache Hadoop ecosystem of open source projects is currently the most fertile ground for improvements in this area. </w:t>
      </w:r>
      <w:bookmarkStart w:id="472" w:name="_Ref420083983"/>
    </w:p>
    <w:p w14:paraId="6484A1A7" w14:textId="77777777"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14:paraId="4F3A77BB" w14:textId="77777777" w:rsidR="00E940C2" w:rsidRDefault="00E940C2" w:rsidP="004601B8">
      <w:pPr>
        <w:pStyle w:val="Heading1"/>
        <w:rPr>
          <w:lang w:val="en-GB"/>
        </w:rPr>
      </w:pPr>
      <w:bookmarkStart w:id="473" w:name="_Ref420788144"/>
      <w:bookmarkStart w:id="474" w:name="_Toc420893203"/>
      <w:r>
        <w:rPr>
          <w:lang w:val="en-GB"/>
        </w:rPr>
        <w:lastRenderedPageBreak/>
        <w:t>Background</w:t>
      </w:r>
      <w:bookmarkEnd w:id="473"/>
      <w:bookmarkEnd w:id="474"/>
    </w:p>
    <w:p w14:paraId="111028A3" w14:textId="77777777" w:rsidR="004447B8" w:rsidRDefault="00E940C2" w:rsidP="004447B8">
      <w:pPr>
        <w:pStyle w:val="Heading2"/>
      </w:pPr>
      <w:r>
        <w:tab/>
      </w:r>
      <w:bookmarkStart w:id="475" w:name="_Toc420893204"/>
      <w:r w:rsidR="004447B8" w:rsidRPr="009839D4">
        <w:t>SMARTIE</w:t>
      </w:r>
      <w:bookmarkEnd w:id="475"/>
    </w:p>
    <w:p w14:paraId="33F3B7AD" w14:textId="3E4F20DE" w:rsidR="00F40C46"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End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r>
        <w:t xml:space="preserve"> the project officially started on </w:t>
      </w:r>
      <w:r w:rsidRPr="00DD7C7D">
        <w:t>September 1st</w:t>
      </w:r>
      <w:r>
        <w:t xml:space="preserve"> </w:t>
      </w:r>
      <w:r w:rsidRPr="00DD7C7D">
        <w:t>2013</w:t>
      </w:r>
      <w:ins w:id="476" w:author="Diogo José Domingues Regateiro" w:date="2015-06-02T15:25:00Z">
        <w:r w:rsidR="001458DF">
          <w:t>,</w:t>
        </w:r>
      </w:ins>
      <w:del w:id="477" w:author="Diogo José Domingues Regateiro" w:date="2015-06-02T15:25:00Z">
        <w:r w:rsidDel="001458DF">
          <w:delText>.</w:delText>
        </w:r>
        <w:r w:rsidRPr="00DD7C7D" w:rsidDel="001458DF">
          <w:delText xml:space="preserve"> </w:delText>
        </w:r>
        <w:r w:rsidDel="001458DF">
          <w:delText>and</w:delText>
        </w:r>
      </w:del>
      <w:r>
        <w:t xml:space="preserve"> is scheduled to end on</w:t>
      </w:r>
      <w:del w:id="478" w:author="Diogo José Domingues Regateiro" w:date="2015-06-02T15:25:00Z">
        <w:r w:rsidDel="001458DF">
          <w:delText xml:space="preserve"> </w:delText>
        </w:r>
      </w:del>
      <w:r w:rsidRPr="00DD7C7D">
        <w:t xml:space="preserve"> August</w:t>
      </w:r>
      <w:r>
        <w:t xml:space="preserve"> </w:t>
      </w:r>
      <w:r w:rsidRPr="00DD7C7D">
        <w:t>31st 2016</w:t>
      </w:r>
      <w:del w:id="479" w:author="Diogo José Domingues Regateiro" w:date="2015-06-02T15:25:00Z">
        <w:r w:rsidDel="001458DF">
          <w:delText>.</w:delText>
        </w:r>
      </w:del>
      <w:r>
        <w:t xml:space="preserve"> and has a total budged of 4,862,363 € with the contribution from EU in the amount of 3,286,144 €. </w:t>
      </w:r>
    </w:p>
    <w:p w14:paraId="27DA461C" w14:textId="77777777" w:rsidR="00F40C46" w:rsidRDefault="004447B8" w:rsidP="00F40C46">
      <w:pPr>
        <w:pStyle w:val="Heading3"/>
        <w:rPr>
          <w:lang w:val="en-GB"/>
        </w:rPr>
      </w:pPr>
      <w:bookmarkStart w:id="480" w:name="_Toc420893205"/>
      <w:r w:rsidRPr="009839D4">
        <w:rPr>
          <w:lang w:val="en-GB"/>
        </w:rPr>
        <w:t>Overview</w:t>
      </w:r>
      <w:bookmarkEnd w:id="480"/>
    </w:p>
    <w:p w14:paraId="7BC066FA" w14:textId="586D699B" w:rsidR="0059642B" w:rsidRPr="0059642B" w:rsidRDefault="0059642B" w:rsidP="0059642B">
      <w:r>
        <w:tab/>
        <w:t>There are a number of smart city project</w:t>
      </w:r>
      <w:ins w:id="481" w:author="Diogo José Domingues Regateiro" w:date="2015-06-02T15:26:00Z">
        <w:r w:rsidR="001458DF">
          <w:t>s</w:t>
        </w:r>
      </w:ins>
      <w:r>
        <w:t xml:space="preserve"> currently being developed</w:t>
      </w:r>
      <w:ins w:id="482" w:author="Diogo José Domingues Regateiro" w:date="2015-06-02T15:26:00Z">
        <w:r w:rsidR="001458DF">
          <w:t>,</w:t>
        </w:r>
      </w:ins>
      <w:r>
        <w:t xml:space="preserve"> but unlike SMARTIE</w:t>
      </w:r>
      <w:ins w:id="483" w:author="Diogo José Domingues Regateiro" w:date="2015-06-02T15:26:00Z">
        <w:r w:rsidR="001458DF">
          <w:t>,</w:t>
        </w:r>
      </w:ins>
      <w:r>
        <w:t xml:space="preserv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 </w:t>
      </w:r>
    </w:p>
    <w:p w14:paraId="1F3B779D" w14:textId="77777777" w:rsidR="004447B8" w:rsidRDefault="004447B8" w:rsidP="004447B8">
      <w:pPr>
        <w:pStyle w:val="Subtitle"/>
      </w:pPr>
      <w:r>
        <w:t xml:space="preserve">Vision </w:t>
      </w:r>
      <w:sdt>
        <w:sdtPr>
          <w:id w:val="593673007"/>
          <w:citation/>
        </w:sdtPr>
        <w:sdtEnd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14:paraId="47688000" w14:textId="78FE9C40" w:rsidR="004447B8" w:rsidRPr="009839D4" w:rsidRDefault="004447B8" w:rsidP="004447B8">
      <w:r>
        <w:tab/>
        <w:t xml:space="preserve">The vision of SMARTIE is to create a distributed framework to share large volumes of heterogeneous information </w:t>
      </w:r>
      <w:del w:id="484" w:author="Diogo José Domingues Regateiro" w:date="2015-06-02T15:27:00Z">
        <w:r w:rsidDel="001458DF">
          <w:delText>for the use</w:delText>
        </w:r>
      </w:del>
      <w:ins w:id="485" w:author="Diogo José Domingues Regateiro" w:date="2015-06-02T15:27:00Z">
        <w:r w:rsidR="001458DF">
          <w:t>t</w:t>
        </w:r>
      </w:ins>
      <w:ins w:id="486" w:author="Diogo José Domingues Regateiro" w:date="2015-06-02T15:28:00Z">
        <w:r w:rsidR="001458DF">
          <w:t>o be used</w:t>
        </w:r>
      </w:ins>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w:t>
      </w:r>
      <w:commentRangeStart w:id="487"/>
      <w:r>
        <w:t xml:space="preserve">Live </w:t>
      </w:r>
      <w:commentRangeEnd w:id="487"/>
      <w:r w:rsidR="001458DF">
        <w:rPr>
          <w:rStyle w:val="CommentReference"/>
        </w:rPr>
        <w:commentReference w:id="487"/>
      </w:r>
      <w:r>
        <w:t xml:space="preserve">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14:paraId="0F036229" w14:textId="77777777" w:rsidR="0059642B" w:rsidRDefault="0059642B" w:rsidP="004447B8">
      <w:pPr>
        <w:pStyle w:val="Subtitle"/>
      </w:pPr>
    </w:p>
    <w:p w14:paraId="0FD9706D" w14:textId="77777777" w:rsidR="004447B8" w:rsidRPr="00291C05" w:rsidRDefault="004447B8" w:rsidP="004447B8">
      <w:pPr>
        <w:pStyle w:val="Subtitle"/>
      </w:pPr>
      <w:r>
        <w:lastRenderedPageBreak/>
        <w:t>Main goals</w:t>
      </w:r>
      <w:sdt>
        <w:sdtPr>
          <w:id w:val="593673008"/>
          <w:citation/>
        </w:sdtPr>
        <w:sdtEndPr/>
        <w:sdtContent>
          <w:r w:rsidR="00884F01">
            <w:fldChar w:fldCharType="begin"/>
          </w:r>
          <w:r>
            <w:rPr>
              <w:lang w:val="hr-HR"/>
            </w:rPr>
            <w:instrText xml:space="preserve"> CITATION SMA15 \l 1050 </w:instrText>
          </w:r>
          <w:r w:rsidR="00884F01">
            <w:fldChar w:fldCharType="separate"/>
          </w:r>
          <w:r w:rsidR="00D308C6">
            <w:rPr>
              <w:noProof/>
              <w:lang w:val="hr-HR"/>
            </w:rPr>
            <w:t xml:space="preserve"> </w:t>
          </w:r>
          <w:r w:rsidR="00D308C6" w:rsidRPr="00D308C6">
            <w:rPr>
              <w:noProof/>
              <w:lang w:val="hr-HR"/>
            </w:rPr>
            <w:t>[56]</w:t>
          </w:r>
          <w:r w:rsidR="00884F01">
            <w:fldChar w:fldCharType="end"/>
          </w:r>
        </w:sdtContent>
      </w:sdt>
    </w:p>
    <w:p w14:paraId="23BABB8C" w14:textId="77777777" w:rsidR="004447B8" w:rsidRDefault="004447B8" w:rsidP="004447B8">
      <w:pPr>
        <w:pStyle w:val="ListParagraph"/>
        <w:numPr>
          <w:ilvl w:val="0"/>
          <w:numId w:val="19"/>
        </w:numPr>
      </w:pPr>
      <w:r>
        <w:t>Understanding requirements for data and application security and creating a policy-enabled framework supporting data sharing across applications.</w:t>
      </w:r>
    </w:p>
    <w:p w14:paraId="4DB9BB4E" w14:textId="77777777" w:rsidR="004447B8" w:rsidRDefault="004447B8" w:rsidP="004447B8">
      <w:pPr>
        <w:pStyle w:val="ListParagraph"/>
        <w:numPr>
          <w:ilvl w:val="0"/>
          <w:numId w:val="19"/>
        </w:numPr>
      </w:pPr>
      <w:r>
        <w:t>Developing new technologies that establish trust and security in the perception layer and network layer.</w:t>
      </w:r>
    </w:p>
    <w:p w14:paraId="69538A2E" w14:textId="77777777" w:rsidR="004447B8" w:rsidRDefault="004447B8" w:rsidP="004447B8">
      <w:pPr>
        <w:pStyle w:val="ListParagraph"/>
        <w:numPr>
          <w:ilvl w:val="0"/>
          <w:numId w:val="19"/>
        </w:numPr>
      </w:pPr>
      <w:r>
        <w:t>Develop new technologies for trusted information creation and secure storage for the information service layer.</w:t>
      </w:r>
    </w:p>
    <w:p w14:paraId="44E907AA" w14:textId="77777777" w:rsidR="004447B8" w:rsidRDefault="004447B8" w:rsidP="004447B8">
      <w:pPr>
        <w:pStyle w:val="ListParagraph"/>
        <w:numPr>
          <w:ilvl w:val="0"/>
          <w:numId w:val="19"/>
        </w:numPr>
      </w:pPr>
      <w:r>
        <w:t>Develop new technologies for information retrieval and processing guided by access control policies in the application layer.</w:t>
      </w:r>
    </w:p>
    <w:p w14:paraId="3AD7CF63" w14:textId="77777777" w:rsidR="004447B8" w:rsidRDefault="004447B8" w:rsidP="004447B8">
      <w:pPr>
        <w:pStyle w:val="ListParagraph"/>
        <w:numPr>
          <w:ilvl w:val="0"/>
          <w:numId w:val="19"/>
        </w:numPr>
      </w:pPr>
      <w:r>
        <w:t>Demonstrate the project results in real use cases</w:t>
      </w:r>
    </w:p>
    <w:p w14:paraId="043BDF83" w14:textId="77777777" w:rsidR="004447B8" w:rsidRPr="00291C05" w:rsidRDefault="004447B8" w:rsidP="004447B8">
      <w:pPr>
        <w:pStyle w:val="Subtitle"/>
      </w:pPr>
      <w:r w:rsidRPr="00291C05">
        <w:t>Key Challenges</w:t>
      </w:r>
      <w:r>
        <w:t xml:space="preserve"> </w:t>
      </w:r>
      <w:sdt>
        <w:sdtPr>
          <w:id w:val="593673009"/>
          <w:citation/>
        </w:sdtPr>
        <w:sdtEnd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14:paraId="07FA5034" w14:textId="77777777" w:rsidR="004447B8" w:rsidRDefault="004447B8" w:rsidP="004447B8">
      <w:r>
        <w:t>The idea of the IoT brings new challenges regarding security and in consequence also for privacy, trust and reliability. The major issues are:</w:t>
      </w:r>
    </w:p>
    <w:p w14:paraId="28E3836E" w14:textId="77777777" w:rsidR="004447B8" w:rsidRDefault="004447B8" w:rsidP="004447B8">
      <w:pPr>
        <w:pStyle w:val="ListParagraph"/>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14:paraId="3B35D0B4" w14:textId="77777777" w:rsidR="004447B8" w:rsidRDefault="004447B8" w:rsidP="004447B8">
      <w:pPr>
        <w:pStyle w:val="ListParagraph"/>
        <w:numPr>
          <w:ilvl w:val="0"/>
          <w:numId w:val="20"/>
        </w:numPr>
      </w:pPr>
      <w:r>
        <w:t>Combining data from different sources is the other major issue since there is no trust relationship between data providers and data consumers at least not from the very beginning.</w:t>
      </w:r>
    </w:p>
    <w:p w14:paraId="1A9456A5" w14:textId="77777777" w:rsidR="004447B8" w:rsidRDefault="004447B8" w:rsidP="004447B8">
      <w:pPr>
        <w:pStyle w:val="ListParagraph"/>
        <w:numPr>
          <w:ilvl w:val="0"/>
          <w:numId w:val="20"/>
        </w:numPr>
      </w:pPr>
      <w:r>
        <w:t>Secure exchange of data is required between IoT devices and consumers of their information</w:t>
      </w:r>
    </w:p>
    <w:p w14:paraId="47CCB5D5" w14:textId="77777777" w:rsidR="004447B8" w:rsidRDefault="004447B8" w:rsidP="004447B8">
      <w:pPr>
        <w:pStyle w:val="Subtitle"/>
      </w:pPr>
      <w:r>
        <w:t xml:space="preserve">Expected Impact </w:t>
      </w:r>
      <w:sdt>
        <w:sdtPr>
          <w:id w:val="593673010"/>
          <w:citation/>
        </w:sdtPr>
        <w:sdtEnd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14:paraId="13688792" w14:textId="77777777" w:rsidR="004447B8" w:rsidRDefault="004447B8" w:rsidP="004447B8">
      <w:pPr>
        <w:pStyle w:val="ListParagraph"/>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14:paraId="2C25A1B0" w14:textId="77777777" w:rsidR="004447B8" w:rsidRDefault="004447B8" w:rsidP="004447B8">
      <w:pPr>
        <w:pStyle w:val="ListParagraph"/>
        <w:numPr>
          <w:ilvl w:val="0"/>
          <w:numId w:val="21"/>
        </w:numPr>
      </w:pPr>
      <w:r>
        <w:t>It will demonstrate the applicability in scenarios linked to the green behaviour and sustainability of smart cities like efficient transport/mobility and energy management.</w:t>
      </w:r>
    </w:p>
    <w:p w14:paraId="3AB8B8E0" w14:textId="77777777" w:rsidR="004447B8" w:rsidRDefault="004447B8" w:rsidP="004447B8">
      <w:pPr>
        <w:pStyle w:val="ListParagraph"/>
        <w:numPr>
          <w:ilvl w:val="0"/>
          <w:numId w:val="21"/>
        </w:numPr>
      </w:pPr>
      <w:r>
        <w:t>SMARTIE will facilitate new companies for developing and providing services over its IoT infrastructure/platform.</w:t>
      </w:r>
    </w:p>
    <w:p w14:paraId="5B993E58" w14:textId="77777777" w:rsidR="004447B8" w:rsidRDefault="004447B8" w:rsidP="004447B8">
      <w:pPr>
        <w:pStyle w:val="ListParagraph"/>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14:paraId="20F98F10" w14:textId="77777777" w:rsidR="004447B8" w:rsidRDefault="004447B8" w:rsidP="004447B8">
      <w:pPr>
        <w:pStyle w:val="Subtitle"/>
      </w:pPr>
      <w:r>
        <w:t xml:space="preserve">Use Cases </w:t>
      </w:r>
      <w:sdt>
        <w:sdtPr>
          <w:id w:val="593673011"/>
          <w:citation/>
        </w:sdtPr>
        <w:sdtEnd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14:paraId="20F20B2B" w14:textId="77777777" w:rsidR="004447B8" w:rsidRPr="00043AC4" w:rsidRDefault="004447B8" w:rsidP="004447B8">
      <w:pPr>
        <w:pStyle w:val="ListParagraph"/>
        <w:numPr>
          <w:ilvl w:val="0"/>
          <w:numId w:val="22"/>
        </w:numPr>
        <w:rPr>
          <w:rStyle w:val="Strong"/>
        </w:rPr>
      </w:pPr>
      <w:r w:rsidRPr="00043AC4">
        <w:rPr>
          <w:rStyle w:val="Strong"/>
        </w:rPr>
        <w:lastRenderedPageBreak/>
        <w:t>Frankfurt/Oder (GER)</w:t>
      </w:r>
    </w:p>
    <w:p w14:paraId="00A32680" w14:textId="77777777" w:rsidR="004447B8" w:rsidRDefault="004447B8" w:rsidP="004447B8">
      <w:pPr>
        <w:pStyle w:val="ListParagraph"/>
        <w:numPr>
          <w:ilvl w:val="1"/>
          <w:numId w:val="22"/>
        </w:numPr>
      </w:pPr>
      <w:r>
        <w:t>Traffic management with the possibility to influence real traffic.</w:t>
      </w:r>
    </w:p>
    <w:p w14:paraId="0E08A09E" w14:textId="77777777" w:rsidR="004447B8" w:rsidRDefault="004447B8" w:rsidP="004447B8">
      <w:pPr>
        <w:pStyle w:val="ListParagraph"/>
        <w:numPr>
          <w:ilvl w:val="1"/>
          <w:numId w:val="22"/>
        </w:numPr>
      </w:pPr>
      <w:r>
        <w:t>Focus on authentication, trust, data security, interoperability</w:t>
      </w:r>
    </w:p>
    <w:p w14:paraId="7C069600" w14:textId="77777777" w:rsidR="004447B8" w:rsidRPr="00043AC4" w:rsidRDefault="004447B8" w:rsidP="004447B8">
      <w:pPr>
        <w:pStyle w:val="ListParagraph"/>
        <w:numPr>
          <w:ilvl w:val="0"/>
          <w:numId w:val="22"/>
        </w:numPr>
        <w:rPr>
          <w:rStyle w:val="Strong"/>
        </w:rPr>
      </w:pPr>
      <w:r w:rsidRPr="00043AC4">
        <w:rPr>
          <w:rStyle w:val="Strong"/>
        </w:rPr>
        <w:t>Murcia (ES)</w:t>
      </w:r>
    </w:p>
    <w:p w14:paraId="23B58A15" w14:textId="77777777" w:rsidR="004447B8" w:rsidRDefault="004447B8" w:rsidP="004447B8">
      <w:pPr>
        <w:pStyle w:val="ListParagraph"/>
        <w:numPr>
          <w:ilvl w:val="1"/>
          <w:numId w:val="22"/>
        </w:numPr>
      </w:pPr>
      <w:r>
        <w:t>Monitoring energy efficiency in the campus</w:t>
      </w:r>
    </w:p>
    <w:p w14:paraId="067EFE1B" w14:textId="77777777" w:rsidR="004447B8" w:rsidRDefault="004447B8" w:rsidP="004447B8">
      <w:pPr>
        <w:pStyle w:val="ListParagraph"/>
        <w:numPr>
          <w:ilvl w:val="1"/>
          <w:numId w:val="22"/>
        </w:numPr>
      </w:pPr>
      <w:r>
        <w:t>Users can interact with the system to improve energy efficiency.</w:t>
      </w:r>
    </w:p>
    <w:p w14:paraId="50E7074F" w14:textId="77777777" w:rsidR="004447B8" w:rsidRPr="00043AC4" w:rsidRDefault="004447B8" w:rsidP="004447B8">
      <w:pPr>
        <w:pStyle w:val="ListParagraph"/>
        <w:numPr>
          <w:ilvl w:val="0"/>
          <w:numId w:val="22"/>
        </w:numPr>
        <w:rPr>
          <w:rStyle w:val="Strong"/>
        </w:rPr>
      </w:pPr>
      <w:r w:rsidRPr="00043AC4">
        <w:rPr>
          <w:rStyle w:val="Strong"/>
        </w:rPr>
        <w:t>Belgrade (RS)</w:t>
      </w:r>
    </w:p>
    <w:p w14:paraId="4A102FB3" w14:textId="77777777" w:rsidR="004447B8" w:rsidRDefault="004447B8" w:rsidP="004447B8">
      <w:pPr>
        <w:pStyle w:val="ListParagraph"/>
        <w:numPr>
          <w:ilvl w:val="1"/>
          <w:numId w:val="22"/>
        </w:numPr>
      </w:pPr>
      <w:r>
        <w:t>Provide smart transportation using location of busses and travellers</w:t>
      </w:r>
    </w:p>
    <w:p w14:paraId="6A02C33C" w14:textId="77777777" w:rsidR="004447B8" w:rsidRPr="009839D4" w:rsidRDefault="004447B8" w:rsidP="004447B8">
      <w:pPr>
        <w:pStyle w:val="ListParagraph"/>
        <w:numPr>
          <w:ilvl w:val="1"/>
          <w:numId w:val="22"/>
        </w:numPr>
      </w:pPr>
      <w:r>
        <w:t>Focus on data security and privacy using developed access rights and policies</w:t>
      </w:r>
    </w:p>
    <w:p w14:paraId="0708D381" w14:textId="77777777" w:rsidR="004447B8" w:rsidRDefault="004447B8" w:rsidP="004447B8">
      <w:pPr>
        <w:pStyle w:val="Heading2"/>
      </w:pPr>
      <w:bookmarkStart w:id="488" w:name="_Ref420782633"/>
      <w:bookmarkStart w:id="489" w:name="_Toc420893206"/>
      <w:r>
        <w:t>Related work</w:t>
      </w:r>
      <w:bookmarkEnd w:id="488"/>
      <w:bookmarkEnd w:id="489"/>
      <w:r>
        <w:t xml:space="preserve"> </w:t>
      </w:r>
    </w:p>
    <w:p w14:paraId="78A6B541" w14:textId="77777777"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14:paraId="2E848410" w14:textId="77777777" w:rsidR="004447B8" w:rsidRDefault="004447B8" w:rsidP="005427BF">
      <w:pPr>
        <w:pStyle w:val="Subtitle"/>
      </w:pPr>
      <w:r>
        <w:t xml:space="preserve">Axiomatics </w:t>
      </w:r>
    </w:p>
    <w:p w14:paraId="2CCB209F" w14:textId="77777777" w:rsidR="004447B8" w:rsidRDefault="004447B8" w:rsidP="004447B8">
      <w:r>
        <w:tab/>
        <w:t xml:space="preserve">Axiomatics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EndPr/>
        <w:sdtContent>
          <w:r w:rsidR="00884F01">
            <w:fldChar w:fldCharType="begin"/>
          </w:r>
          <w:r>
            <w:rPr>
              <w:lang w:val="hr-HR"/>
            </w:rPr>
            <w:instrText xml:space="preserve"> CITATION Axi15 \l 1050 </w:instrText>
          </w:r>
          <w:r w:rsidR="00884F01">
            <w:fldChar w:fldCharType="separate"/>
          </w:r>
          <w:r w:rsidR="00D308C6" w:rsidRPr="00D308C6">
            <w:rPr>
              <w:noProof/>
              <w:lang w:val="hr-HR"/>
            </w:rPr>
            <w:t>[57]</w:t>
          </w:r>
          <w:r w:rsidR="00884F01">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EndPr/>
        <w:sdtContent>
          <w:r w:rsidR="00884F01">
            <w:fldChar w:fldCharType="begin"/>
          </w:r>
          <w:r>
            <w:rPr>
              <w:lang w:val="hr-HR"/>
            </w:rPr>
            <w:instrText xml:space="preserve"> CITATION eXt13 \l 1050 </w:instrText>
          </w:r>
          <w:r w:rsidR="00884F01">
            <w:fldChar w:fldCharType="separate"/>
          </w:r>
          <w:r w:rsidR="00D308C6">
            <w:rPr>
              <w:noProof/>
              <w:lang w:val="hr-HR"/>
            </w:rPr>
            <w:t xml:space="preserve"> </w:t>
          </w:r>
          <w:r w:rsidR="00D308C6" w:rsidRPr="00D308C6">
            <w:rPr>
              <w:noProof/>
              <w:lang w:val="hr-HR"/>
            </w:rPr>
            <w:t>[3]</w:t>
          </w:r>
          <w:r w:rsidR="00884F01">
            <w:fldChar w:fldCharType="end"/>
          </w:r>
        </w:sdtContent>
      </w:sdt>
      <w:r>
        <w:t xml:space="preserve">. </w:t>
      </w:r>
    </w:p>
    <w:p w14:paraId="07AF4031" w14:textId="77777777" w:rsidR="004447B8" w:rsidRDefault="004447B8" w:rsidP="004447B8">
      <w:pPr>
        <w:pStyle w:val="Subtitle"/>
      </w:pPr>
      <w:r>
        <w:lastRenderedPageBreak/>
        <w:t>Balana</w:t>
      </w:r>
    </w:p>
    <w:p w14:paraId="693E55C4" w14:textId="77777777" w:rsidR="004447B8" w:rsidRDefault="004447B8" w:rsidP="004447B8">
      <w:r>
        <w:tab/>
        <w:t xml:space="preserve">Balana is an XACML implementation. It is an engine that supports the latest version of the standard and is essentially it provides the functionality of the PDP and other core functionalities </w:t>
      </w:r>
      <w:sdt>
        <w:sdtPr>
          <w:id w:val="189335093"/>
          <w:citation/>
        </w:sdtPr>
        <w:sdtEndPr/>
        <w:sdtContent>
          <w:r w:rsidR="00884F01">
            <w:fldChar w:fldCharType="begin"/>
          </w:r>
          <w:r>
            <w:rPr>
              <w:lang w:val="hr-HR"/>
            </w:rPr>
            <w:instrText xml:space="preserve"> CITATION WSO15 \l 1050 </w:instrText>
          </w:r>
          <w:r w:rsidR="00884F01">
            <w:fldChar w:fldCharType="separate"/>
          </w:r>
          <w:r w:rsidR="00D308C6" w:rsidRPr="00D308C6">
            <w:rPr>
              <w:noProof/>
              <w:lang w:val="hr-HR"/>
            </w:rPr>
            <w:t>[58]</w:t>
          </w:r>
          <w:r w:rsidR="00884F01">
            <w:fldChar w:fldCharType="end"/>
          </w:r>
        </w:sdtContent>
      </w:sdt>
      <w:r>
        <w:t xml:space="preserve">. I is based on Sun's XACML implementation that will be addressed after Balana. Balana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End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w:t>
      </w:r>
    </w:p>
    <w:p w14:paraId="176D225D" w14:textId="77777777" w:rsidR="004447B8" w:rsidRDefault="004447B8" w:rsidP="004447B8">
      <w:pPr>
        <w:pStyle w:val="Subtitle"/>
      </w:pPr>
      <w:r w:rsidRPr="00F644E9">
        <w:t>Sun's XACML Implementation</w:t>
      </w:r>
    </w:p>
    <w:p w14:paraId="50CBFB50" w14:textId="77777777"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EndPr/>
        <w:sdtContent>
          <w:r w:rsidR="00884F01">
            <w:fldChar w:fldCharType="begin"/>
          </w:r>
          <w:r>
            <w:rPr>
              <w:lang w:val="hr-HR"/>
            </w:rPr>
            <w:instrText xml:space="preserve"> CITATION Sun14 \l 1050 </w:instrText>
          </w:r>
          <w:r w:rsidR="00884F01">
            <w:fldChar w:fldCharType="separate"/>
          </w:r>
          <w:r w:rsidR="00D308C6" w:rsidRPr="00D308C6">
            <w:rPr>
              <w:noProof/>
              <w:lang w:val="hr-HR"/>
            </w:rPr>
            <w:t>[59]</w:t>
          </w:r>
          <w:r w:rsidR="00884F01">
            <w:fldChar w:fldCharType="end"/>
          </w:r>
        </w:sdtContent>
      </w:sdt>
      <w:r>
        <w:t xml:space="preserve"> does not offer a lot of information but reveals that the last update was in 2006. This could mean many things but it is not wrong to conclude that further development will not occur. As Balana was based on this implementations and many other systems use Balana, its development will continue but probably inside other solutions that use one of these. </w:t>
      </w:r>
    </w:p>
    <w:p w14:paraId="3C750860" w14:textId="77777777" w:rsidR="004447B8" w:rsidRDefault="004447B8" w:rsidP="004447B8">
      <w:pPr>
        <w:pStyle w:val="Subtitle"/>
      </w:pPr>
      <w:r>
        <w:t>AT&amp;T XACML implementation</w:t>
      </w:r>
    </w:p>
    <w:p w14:paraId="70CF1C52" w14:textId="3970C21B" w:rsidR="00D63D0E" w:rsidRDefault="004447B8" w:rsidP="004447B8">
      <w:r>
        <w:tab/>
        <w:t xml:space="preserve">This is an open source project available on GitHub </w:t>
      </w:r>
      <w:sdt>
        <w:sdtPr>
          <w:id w:val="189335096"/>
          <w:citation/>
        </w:sdtPr>
        <w:sdtEnd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w:t>
      </w:r>
      <w:del w:id="490" w:author="Diogo José Domingues Regateiro" w:date="2015-06-02T15:32:00Z">
        <w:r w:rsidDel="00006A0F">
          <w:delText xml:space="preserve">that </w:delText>
        </w:r>
      </w:del>
      <w:ins w:id="491" w:author="Diogo José Domingues Regateiro" w:date="2015-06-02T15:32:00Z">
        <w:r w:rsidR="00006A0F">
          <w:t xml:space="preserve">which </w:t>
        </w:r>
      </w:ins>
      <w:r>
        <w:t xml:space="preserve">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is explained in more detail in Section </w:t>
      </w:r>
      <w:commentRangeStart w:id="492"/>
      <w:r w:rsidR="00884F01">
        <w:fldChar w:fldCharType="begin"/>
      </w:r>
      <w:r>
        <w:instrText xml:space="preserve"> REF _Ref419808688 \n \h </w:instrText>
      </w:r>
      <w:r w:rsidR="00884F01">
        <w:fldChar w:fldCharType="separate"/>
      </w:r>
      <w:ins w:id="493" w:author="Diogo José Domingues Regateiro" w:date="2015-06-03T17:32:00Z">
        <w:r w:rsidR="000C1277">
          <w:rPr>
            <w:b/>
            <w:bCs/>
            <w:lang w:val="en-US"/>
          </w:rPr>
          <w:t>Error! Reference source not found.</w:t>
        </w:r>
      </w:ins>
      <w:del w:id="494" w:author="Diogo José Domingues Regateiro" w:date="2015-06-03T17:32:00Z">
        <w:r w:rsidR="004E3BB3" w:rsidDel="000C1277">
          <w:rPr>
            <w:b/>
            <w:bCs/>
            <w:lang w:val="hr-HR"/>
          </w:rPr>
          <w:delText>Pogreška! Izvor reference nije pronađen.</w:delText>
        </w:r>
      </w:del>
      <w:r w:rsidR="00884F01">
        <w:fldChar w:fldCharType="end"/>
      </w:r>
      <w:commentRangeEnd w:id="492"/>
      <w:r w:rsidR="00006A0F">
        <w:rPr>
          <w:rStyle w:val="CommentReference"/>
        </w:rPr>
        <w:commentReference w:id="492"/>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14:paraId="547E60A3" w14:textId="77777777"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14:paraId="0F4E27F5" w14:textId="35D36425" w:rsidR="00D63D0E" w:rsidRDefault="00E153C1" w:rsidP="00D63D0E">
      <w:pPr>
        <w:pStyle w:val="ListParagraph"/>
        <w:numPr>
          <w:ilvl w:val="0"/>
          <w:numId w:val="31"/>
        </w:numPr>
      </w:pPr>
      <w:r>
        <w:t xml:space="preserve">XACML - contains base functionalities, base classes and interfaces. It contains the interfaces for PIP, PEP, PDP and PAP engines. </w:t>
      </w:r>
      <w:r w:rsidR="005427BF">
        <w:t xml:space="preserve">Additionally it contains functionality for configuration </w:t>
      </w:r>
      <w:r w:rsidR="005427BF">
        <w:lastRenderedPageBreak/>
        <w:t>and it is done t</w:t>
      </w:r>
      <w:ins w:id="495" w:author="Diogo José Domingues Regateiro" w:date="2015-06-02T15:32:00Z">
        <w:r w:rsidR="00006A0F">
          <w:t>h</w:t>
        </w:r>
      </w:ins>
      <w:r w:rsidR="005427BF">
        <w:t xml:space="preserve">rough a </w:t>
      </w:r>
      <w:r w:rsidR="005427BF" w:rsidRPr="005427BF">
        <w:rPr>
          <w:i/>
        </w:rPr>
        <w:t>xacml.properties</w:t>
      </w:r>
      <w:r w:rsidR="005427BF">
        <w:t xml:space="preserve"> file located in the base folder of the project. </w:t>
      </w:r>
      <w:r>
        <w:t>It is used by all of the other projects that have more speci</w:t>
      </w:r>
      <w:r w:rsidR="0059642B">
        <w:t>fic functionalities implemented;</w:t>
      </w:r>
    </w:p>
    <w:p w14:paraId="445F9435" w14:textId="77777777" w:rsidR="00E153C1" w:rsidRDefault="00E153C1" w:rsidP="00D63D0E">
      <w:pPr>
        <w:pStyle w:val="ListParagraph"/>
        <w:numPr>
          <w:ilvl w:val="0"/>
          <w:numId w:val="31"/>
        </w:numPr>
      </w:pPr>
      <w:r>
        <w:t xml:space="preserve">XACML-PDP - contains all the functionality needed for the PDP to evaluate request. This includes calling PIPs and asking for requests </w:t>
      </w:r>
    </w:p>
    <w:p w14:paraId="21C5838E" w14:textId="77777777" w:rsidR="00E153C1" w:rsidRDefault="00E153C1" w:rsidP="00E153C1">
      <w:pPr>
        <w:pStyle w:val="ListParagraph"/>
        <w:numPr>
          <w:ilvl w:val="0"/>
          <w:numId w:val="31"/>
        </w:numPr>
      </w:pPr>
      <w:r>
        <w:t>XACML-PAP-ADMIN - con</w:t>
      </w:r>
      <w:r w:rsidR="0059642B">
        <w:t>tains functionality for the PAP;</w:t>
      </w:r>
    </w:p>
    <w:p w14:paraId="3154B14F" w14:textId="77777777" w:rsidR="00E153C1" w:rsidRDefault="00E153C1" w:rsidP="00D63D0E">
      <w:pPr>
        <w:pStyle w:val="ListParagraph"/>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14:paraId="1922EB8F" w14:textId="77777777" w:rsidR="00E153C1" w:rsidRDefault="00E153C1" w:rsidP="00D63D0E">
      <w:pPr>
        <w:pStyle w:val="ListParagraph"/>
        <w:numPr>
          <w:ilvl w:val="0"/>
          <w:numId w:val="31"/>
        </w:numPr>
      </w:pPr>
      <w:r>
        <w:t>XACML-PDP-REST</w:t>
      </w:r>
      <w:r w:rsidR="00110155">
        <w:t xml:space="preserve"> - provides a REST service interface for the PDP</w:t>
      </w:r>
      <w:r w:rsidR="0059642B">
        <w:t>;</w:t>
      </w:r>
      <w:r w:rsidR="00110155">
        <w:t xml:space="preserve"> </w:t>
      </w:r>
    </w:p>
    <w:p w14:paraId="6BB387D7" w14:textId="77777777" w:rsidR="00E153C1" w:rsidRDefault="00E153C1" w:rsidP="00D63D0E">
      <w:pPr>
        <w:pStyle w:val="ListParagraph"/>
        <w:numPr>
          <w:ilvl w:val="0"/>
          <w:numId w:val="31"/>
        </w:numPr>
      </w:pPr>
      <w:r>
        <w:t>XACML-PAP-REST</w:t>
      </w:r>
      <w:r w:rsidR="00110155">
        <w:t xml:space="preserve"> - provides a REST service interface for the PAP</w:t>
      </w:r>
      <w:r w:rsidR="0059642B">
        <w:t>;</w:t>
      </w:r>
      <w:r w:rsidR="00110155">
        <w:t xml:space="preserve"> </w:t>
      </w:r>
    </w:p>
    <w:p w14:paraId="616F3A77" w14:textId="77777777" w:rsidR="00E153C1" w:rsidRDefault="00E153C1" w:rsidP="00D63D0E">
      <w:pPr>
        <w:pStyle w:val="ListParagraph"/>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14:paraId="0322CEB6" w14:textId="09B5AD38" w:rsidR="00D63D0E" w:rsidRDefault="00F40C46" w:rsidP="004447B8">
      <w:r>
        <w:tab/>
        <w:t>As this project is a work in progress</w:t>
      </w:r>
      <w:ins w:id="496" w:author="Diogo José Domingues Regateiro" w:date="2015-06-02T15:33:00Z">
        <w:r w:rsidR="00006A0F">
          <w:t>,</w:t>
        </w:r>
      </w:ins>
      <w:r>
        <w:t xml:space="preserve">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14:paraId="6960C9AC" w14:textId="77777777" w:rsidR="00B91703" w:rsidRPr="00E940C2" w:rsidRDefault="00F00C50" w:rsidP="00C82867">
      <w:pPr>
        <w:spacing w:after="0" w:line="240" w:lineRule="auto"/>
        <w:jc w:val="left"/>
      </w:pPr>
      <w:r>
        <w:br w:type="page"/>
      </w:r>
    </w:p>
    <w:p w14:paraId="4125B61C" w14:textId="77777777" w:rsidR="004447B8" w:rsidRDefault="004447B8" w:rsidP="004601B8">
      <w:pPr>
        <w:pStyle w:val="Heading1"/>
        <w:rPr>
          <w:lang w:val="en-GB"/>
        </w:rPr>
        <w:sectPr w:rsidR="004447B8" w:rsidSect="000F4A7C">
          <w:type w:val="oddPage"/>
          <w:pgSz w:w="11906" w:h="16838" w:code="9"/>
          <w:pgMar w:top="1701" w:right="1418" w:bottom="1701" w:left="1701" w:header="567" w:footer="567" w:gutter="0"/>
          <w:cols w:space="720"/>
          <w:docGrid w:linePitch="299"/>
        </w:sectPr>
      </w:pPr>
    </w:p>
    <w:p w14:paraId="5EC82CDB" w14:textId="77777777" w:rsidR="004F373D" w:rsidRPr="009839D4" w:rsidRDefault="00B91703" w:rsidP="004601B8">
      <w:pPr>
        <w:pStyle w:val="Heading1"/>
        <w:rPr>
          <w:lang w:val="en-GB"/>
        </w:rPr>
      </w:pPr>
      <w:bookmarkStart w:id="497" w:name="_Ref420687581"/>
      <w:bookmarkStart w:id="498" w:name="_Toc420893207"/>
      <w:commentRangeStart w:id="499"/>
      <w:r>
        <w:rPr>
          <w:lang w:val="en-GB"/>
        </w:rPr>
        <w:lastRenderedPageBreak/>
        <w:t>Solution</w:t>
      </w:r>
      <w:commentRangeEnd w:id="499"/>
      <w:r w:rsidR="00D00BAA">
        <w:rPr>
          <w:rStyle w:val="CommentReference"/>
          <w:rFonts w:ascii="Times New Roman" w:hAnsi="Times New Roman"/>
          <w:b w:val="0"/>
          <w:kern w:val="0"/>
          <w:lang w:val="en-GB"/>
        </w:rPr>
        <w:commentReference w:id="499"/>
      </w:r>
      <w:r>
        <w:rPr>
          <w:lang w:val="en-GB"/>
        </w:rPr>
        <w:t xml:space="preserve"> d</w:t>
      </w:r>
      <w:r w:rsidR="004F373D" w:rsidRPr="009839D4">
        <w:rPr>
          <w:lang w:val="en-GB"/>
        </w:rPr>
        <w:t>escription</w:t>
      </w:r>
      <w:bookmarkEnd w:id="472"/>
      <w:bookmarkEnd w:id="497"/>
      <w:bookmarkEnd w:id="498"/>
      <w:r>
        <w:rPr>
          <w:lang w:val="en-GB"/>
        </w:rPr>
        <w:t xml:space="preserve"> </w:t>
      </w:r>
    </w:p>
    <w:p w14:paraId="406DC1D9" w14:textId="77777777" w:rsidR="002C49F5" w:rsidRDefault="00BD3DC0" w:rsidP="002C49F5">
      <w:r>
        <w:tab/>
        <w:t xml:space="preserve">This section will describe in detail the work that has been done along with </w:t>
      </w:r>
      <w:r w:rsidR="005073E8">
        <w:t>a short description of</w:t>
      </w:r>
      <w:r>
        <w:t xml:space="preserve"> the development process. </w:t>
      </w:r>
    </w:p>
    <w:p w14:paraId="4DB27813" w14:textId="19C305A7" w:rsidR="008A0BBE" w:rsidRDefault="002C49F5" w:rsidP="002C49F5">
      <w:r>
        <w:tab/>
        <w:t xml:space="preserve">In </w:t>
      </w:r>
      <w:r w:rsidR="00B91703">
        <w:t>subs</w:t>
      </w:r>
      <w:r>
        <w:t xml:space="preserve">ection </w:t>
      </w:r>
      <w:commentRangeStart w:id="500"/>
      <w:r w:rsidR="00884F01">
        <w:fldChar w:fldCharType="begin"/>
      </w:r>
      <w:r>
        <w:instrText xml:space="preserve"> REF _Ref419808688 \n \h </w:instrText>
      </w:r>
      <w:r w:rsidR="00884F01">
        <w:fldChar w:fldCharType="separate"/>
      </w:r>
      <w:ins w:id="501" w:author="Diogo José Domingues Regateiro" w:date="2015-06-03T17:32:00Z">
        <w:r w:rsidR="000C1277">
          <w:rPr>
            <w:b/>
            <w:bCs/>
            <w:lang w:val="en-US"/>
          </w:rPr>
          <w:t>Error! Reference source not found.</w:t>
        </w:r>
      </w:ins>
      <w:del w:id="502" w:author="Diogo José Domingues Regateiro" w:date="2015-06-03T17:32:00Z">
        <w:r w:rsidR="004E3BB3" w:rsidDel="000C1277">
          <w:rPr>
            <w:b/>
            <w:bCs/>
            <w:lang w:val="hr-HR"/>
          </w:rPr>
          <w:delText>Pogreška! Izvor reference nije pronađen.</w:delText>
        </w:r>
      </w:del>
      <w:r w:rsidR="00884F01">
        <w:fldChar w:fldCharType="end"/>
      </w:r>
      <w:commentRangeEnd w:id="500"/>
      <w:r w:rsidR="00006A0F">
        <w:rPr>
          <w:rStyle w:val="CommentReference"/>
        </w:rPr>
        <w:commentReference w:id="500"/>
      </w:r>
      <w:r>
        <w:t xml:space="preserve"> the solutions architecture and workflow will be explained along with design choices and technolo</w:t>
      </w:r>
      <w:r w:rsidR="00B91703">
        <w:t>gies used, subs</w:t>
      </w:r>
      <w:r>
        <w:t xml:space="preserve">ection </w:t>
      </w:r>
      <w:r w:rsidR="00884F01">
        <w:fldChar w:fldCharType="begin"/>
      </w:r>
      <w:r>
        <w:instrText xml:space="preserve"> REF _Ref420056971 \n \h </w:instrText>
      </w:r>
      <w:r w:rsidR="00884F01">
        <w:fldChar w:fldCharType="separate"/>
      </w:r>
      <w:r w:rsidR="000C1277">
        <w:t>4.2</w:t>
      </w:r>
      <w:r w:rsidR="00884F01">
        <w:fldChar w:fldCharType="end"/>
      </w:r>
      <w:r>
        <w:t xml:space="preserve"> will give a descrip</w:t>
      </w:r>
      <w:r w:rsidR="00B91703">
        <w:t>tion of every major component, subs</w:t>
      </w:r>
      <w:r>
        <w:t xml:space="preserve">ection </w:t>
      </w:r>
      <w:r w:rsidR="00884F01">
        <w:fldChar w:fldCharType="begin"/>
      </w:r>
      <w:r>
        <w:instrText xml:space="preserve"> REF _Ref419886710 \n \h </w:instrText>
      </w:r>
      <w:r w:rsidR="00884F01">
        <w:fldChar w:fldCharType="separate"/>
      </w:r>
      <w:r w:rsidR="000C1277">
        <w:t>4.3</w:t>
      </w:r>
      <w:r w:rsidR="00884F01">
        <w:fldChar w:fldCharType="end"/>
      </w:r>
      <w:r>
        <w:t xml:space="preserve"> will present the prop</w:t>
      </w:r>
      <w:r w:rsidR="00B91703">
        <w:t>osed implementation scenarios, subs</w:t>
      </w:r>
      <w:r>
        <w:t xml:space="preserve">ection </w:t>
      </w:r>
      <w:r w:rsidR="00884F01">
        <w:fldChar w:fldCharType="begin"/>
      </w:r>
      <w:r>
        <w:instrText xml:space="preserve"> REF _Ref420083197 \n \h </w:instrText>
      </w:r>
      <w:r w:rsidR="00884F01">
        <w:fldChar w:fldCharType="separate"/>
      </w:r>
      <w:r w:rsidR="000C1277">
        <w:t>4.4</w:t>
      </w:r>
      <w:r w:rsidR="00884F01">
        <w:fldChar w:fldCharType="end"/>
      </w:r>
      <w:r>
        <w:t xml:space="preserve"> will give a brief overv</w:t>
      </w:r>
      <w:r w:rsidR="00B91703">
        <w:t>iew of development process and subs</w:t>
      </w:r>
      <w:r>
        <w:t xml:space="preserve">ection </w:t>
      </w:r>
      <w:r w:rsidR="00884F01">
        <w:fldChar w:fldCharType="begin"/>
      </w:r>
      <w:r>
        <w:instrText xml:space="preserve"> REF _Ref420083309 \n \h </w:instrText>
      </w:r>
      <w:r w:rsidR="00884F01">
        <w:fldChar w:fldCharType="separate"/>
      </w:r>
      <w:r w:rsidR="000C1277">
        <w:t>4.5</w:t>
      </w:r>
      <w:r w:rsidR="00884F01">
        <w:fldChar w:fldCharType="end"/>
      </w:r>
      <w:r>
        <w:t xml:space="preserve"> will present a critical overview and potential improvements. </w:t>
      </w:r>
    </w:p>
    <w:p w14:paraId="52B54D5D" w14:textId="77777777" w:rsidR="00A5664B" w:rsidRDefault="00200230" w:rsidP="007738CA">
      <w:pPr>
        <w:pStyle w:val="Heading2"/>
      </w:pPr>
      <w:bookmarkStart w:id="503" w:name="_Toc420893208"/>
      <w:r>
        <w:t>Design choices and general architecture</w:t>
      </w:r>
      <w:bookmarkEnd w:id="503"/>
    </w:p>
    <w:p w14:paraId="1065C82C" w14:textId="7D4948B9" w:rsidR="00F15D4D" w:rsidRDefault="00A5664B" w:rsidP="009F045C">
      <w:r>
        <w:tab/>
        <w:t>After extensive research and regarding the technologies currently available, a number of de</w:t>
      </w:r>
      <w:r w:rsidR="00200230">
        <w:t>sign choices were made and a</w:t>
      </w:r>
      <w:ins w:id="504" w:author="Diogo José Domingues Regateiro" w:date="2015-06-02T15:37:00Z">
        <w:r w:rsidR="00006A0F">
          <w:t>n</w:t>
        </w:r>
      </w:ins>
      <w:r w:rsidR="00200230">
        <w:t xml:space="preserve"> architecture was made. This subsection will describe the reasoning behind the decisions that were made.</w:t>
      </w:r>
    </w:p>
    <w:p w14:paraId="2BBCFC3A" w14:textId="77777777"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14:paraId="0C251869" w14:textId="77777777" w:rsidR="00200230" w:rsidRDefault="00200230" w:rsidP="00200230">
      <w:pPr>
        <w:pStyle w:val="Heading3"/>
      </w:pPr>
      <w:bookmarkStart w:id="505" w:name="_Ref420785214"/>
      <w:bookmarkStart w:id="506" w:name="_Toc420893209"/>
      <w:r>
        <w:t>Design choices and technologies used</w:t>
      </w:r>
      <w:bookmarkEnd w:id="505"/>
      <w:bookmarkEnd w:id="506"/>
    </w:p>
    <w:p w14:paraId="062637BC" w14:textId="7F77DE66" w:rsidR="00200230" w:rsidRPr="0019155B" w:rsidRDefault="00200230" w:rsidP="00200230">
      <w:r w:rsidRPr="0019155B">
        <w:tab/>
        <w:t>This subsection will name the technologies used and present the reasoning behind th</w:t>
      </w:r>
      <w:ins w:id="507" w:author="Diogo José Domingues Regateiro" w:date="2015-06-02T15:40:00Z">
        <w:r w:rsidR="00006A0F">
          <w:t>e</w:t>
        </w:r>
      </w:ins>
      <w:del w:id="508" w:author="Diogo José Domingues Regateiro" w:date="2015-06-02T15:40:00Z">
        <w:r w:rsidRPr="0019155B" w:rsidDel="00006A0F">
          <w:delText>a</w:delText>
        </w:r>
      </w:del>
      <w:r w:rsidRPr="0019155B">
        <w:t xml:space="preserve">m. </w:t>
      </w:r>
    </w:p>
    <w:p w14:paraId="0334D4A2" w14:textId="77777777" w:rsidR="00200230" w:rsidRPr="0019155B" w:rsidRDefault="00200230" w:rsidP="00200230">
      <w:pPr>
        <w:pStyle w:val="Subtitle"/>
      </w:pPr>
      <w:r w:rsidRPr="0019155B">
        <w:t>Databases</w:t>
      </w:r>
    </w:p>
    <w:p w14:paraId="1CCDFA35" w14:textId="2B14479D" w:rsidR="00200230" w:rsidRDefault="00F15D4D" w:rsidP="00D40474">
      <w:r>
        <w:tab/>
      </w:r>
      <w:r w:rsidR="009F045C">
        <w:t>The NoSQL databases</w:t>
      </w:r>
      <w:r w:rsidR="00A65F8A">
        <w:t xml:space="preserve"> </w:t>
      </w:r>
      <w:del w:id="509" w:author="Diogo José Domingues Regateiro" w:date="2015-06-02T15:45:00Z">
        <w:r w:rsidR="009F045C" w:rsidDel="00A65F8A">
          <w:delText xml:space="preserve"> </w:delText>
        </w:r>
        <w:r w:rsidDel="00A65F8A">
          <w:delText>are</w:delText>
        </w:r>
        <w:r w:rsidR="009F045C" w:rsidDel="00A65F8A">
          <w:delText xml:space="preserve"> used</w:delText>
        </w:r>
      </w:del>
      <w:ins w:id="510" w:author="Diogo José Domingues Regateiro" w:date="2015-06-02T15:46:00Z">
        <w:r w:rsidR="00A65F8A">
          <w:t xml:space="preserve">that </w:t>
        </w:r>
      </w:ins>
      <w:ins w:id="511" w:author="Diogo José Domingues Regateiro" w:date="2015-06-02T15:45:00Z">
        <w:r w:rsidR="00A65F8A">
          <w:t>were selected</w:t>
        </w:r>
      </w:ins>
      <w:r w:rsidR="009F045C">
        <w:t xml:space="preserve">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884F01">
        <w:fldChar w:fldCharType="begin"/>
      </w:r>
      <w:r w:rsidR="005A7A76">
        <w:instrText xml:space="preserve"> REF _Ref411957556 \r \h </w:instrText>
      </w:r>
      <w:r w:rsidR="00884F01">
        <w:fldChar w:fldCharType="separate"/>
      </w:r>
      <w:r w:rsidR="000C1277">
        <w:t>2.5</w:t>
      </w:r>
      <w:r w:rsidR="00884F01">
        <w:fldChar w:fldCharType="end"/>
      </w:r>
      <w:r w:rsidR="005A7A76">
        <w:t>. Cassandra proved to be the most appropriate solution for storing data and Redis for the storing of policies. Cassandra also offers compatibility with other Hadoop systems because it is a part of the Hadoop eco-system</w:t>
      </w:r>
      <w:ins w:id="512" w:author="Diogo José Domingues Regateiro" w:date="2015-06-02T15:49:00Z">
        <w:r w:rsidR="00A65F8A">
          <w:t>,</w:t>
        </w:r>
      </w:ins>
      <w:r w:rsidR="005A7A76">
        <w:t xml:space="preserve"> which could be very beneficial because of data processing options and possible migration to other systems if the need for that comes </w:t>
      </w:r>
      <w:r w:rsidR="005A7A76">
        <w:lastRenderedPageBreak/>
        <w:t>up. Redis is</w:t>
      </w:r>
      <w:ins w:id="513" w:author="Diogo José Domingues Regateiro" w:date="2015-06-02T15:53:00Z">
        <w:r w:rsidR="0022077D">
          <w:t>,</w:t>
        </w:r>
      </w:ins>
      <w:r w:rsidR="005A7A76">
        <w:t xml:space="preserve"> on the other hand</w:t>
      </w:r>
      <w:ins w:id="514" w:author="Diogo José Domingues Regateiro" w:date="2015-06-02T15:53:00Z">
        <w:r w:rsidR="0022077D">
          <w:t>,</w:t>
        </w:r>
      </w:ins>
      <w:r w:rsidR="005A7A76">
        <w:t xml:space="preserve"> a smaller and simpler solution which stores data in memory, </w:t>
      </w:r>
      <w:del w:id="515" w:author="Diogo José Domingues Regateiro" w:date="2015-06-02T15:53:00Z">
        <w:r w:rsidR="005A7A76" w:rsidDel="0022077D">
          <w:delText>because of which the response is so fast</w:delText>
        </w:r>
      </w:del>
      <w:ins w:id="516" w:author="Diogo José Domingues Regateiro" w:date="2015-06-02T15:53:00Z">
        <w:r w:rsidR="0022077D">
          <w:t>which is why the response time is so low</w:t>
        </w:r>
      </w:ins>
      <w:r w:rsidR="005A7A76">
        <w:t>. The drawback is</w:t>
      </w:r>
      <w:ins w:id="517" w:author="Diogo José Domingues Regateiro" w:date="2015-06-02T15:54:00Z">
        <w:r w:rsidR="0022077D">
          <w:t xml:space="preserve"> the</w:t>
        </w:r>
      </w:ins>
      <w:r w:rsidR="005A7A76">
        <w:t xml:space="preserve"> limited space for storage</w:t>
      </w:r>
      <w:ins w:id="518" w:author="Diogo José Domingues Regateiro" w:date="2015-06-02T15:55:00Z">
        <w:r w:rsidR="0022077D">
          <w:t>,</w:t>
        </w:r>
      </w:ins>
      <w:r w:rsidR="005A7A76">
        <w:t xml:space="preserve"> which is not </w:t>
      </w:r>
      <w:del w:id="519" w:author="Diogo José Domingues Regateiro" w:date="2015-06-02T15:55:00Z">
        <w:r w:rsidR="005A7A76" w:rsidDel="0022077D">
          <w:delText xml:space="preserve">of </w:delText>
        </w:r>
      </w:del>
      <w:r w:rsidR="005A7A76">
        <w:t>a great concern because the space required for storing policies is not large</w:t>
      </w:r>
      <w:r w:rsidR="00A50B8A">
        <w:t xml:space="preserve">. The Cassandra NoSQL database used in the solution is used just for </w:t>
      </w:r>
      <w:del w:id="520" w:author="Diogo José Domingues Regateiro" w:date="2015-06-02T15:55:00Z">
        <w:r w:rsidR="00A50B8A" w:rsidDel="0022077D">
          <w:delText xml:space="preserve">the </w:delText>
        </w:r>
      </w:del>
      <w:r w:rsidR="00A50B8A">
        <w:t xml:space="preserve">testing purposes because the intention of the solution is </w:t>
      </w:r>
      <w:del w:id="521" w:author="Diogo José Domingues Regateiro" w:date="2015-06-02T15:55:00Z">
        <w:r w:rsidR="00A50B8A" w:rsidDel="0022077D">
          <w:delText xml:space="preserve">using </w:delText>
        </w:r>
      </w:del>
      <w:ins w:id="522" w:author="Diogo José Domingues Regateiro" w:date="2015-06-02T15:55:00Z">
        <w:r w:rsidR="0022077D">
          <w:t xml:space="preserve">to use </w:t>
        </w:r>
      </w:ins>
      <w:r w:rsidR="00A50B8A">
        <w:t>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w:t>
      </w:r>
      <w:ins w:id="523" w:author="Diogo José Domingues Regateiro" w:date="2015-06-02T15:58:00Z">
        <w:r w:rsidR="0022077D">
          <w:t>,</w:t>
        </w:r>
      </w:ins>
      <w:r w:rsidR="004741D6">
        <w:t xml:space="preserve"> therefore</w:t>
      </w:r>
      <w:ins w:id="524" w:author="Diogo José Domingues Regateiro" w:date="2015-06-02T15:58:00Z">
        <w:r w:rsidR="0022077D">
          <w:t>,</w:t>
        </w:r>
      </w:ins>
      <w:r w:rsidR="004741D6">
        <w:t xml:space="preserve"> </w:t>
      </w:r>
      <w:del w:id="525" w:author="Diogo José Domingues Regateiro" w:date="2015-06-02T15:58:00Z">
        <w:r w:rsidR="008E1E66" w:rsidDel="0022077D">
          <w:delText>ensure against using some</w:delText>
        </w:r>
      </w:del>
      <w:ins w:id="526" w:author="Diogo José Domingues Regateiro" w:date="2015-06-02T15:58:00Z">
        <w:r w:rsidR="0022077D">
          <w:t>prevent</w:t>
        </w:r>
      </w:ins>
      <w:r w:rsidR="008E1E66">
        <w:t xml:space="preserve"> unwanted </w:t>
      </w:r>
      <w:del w:id="527" w:author="Diogo José Domingues Regateiro" w:date="2015-06-02T15:59:00Z">
        <w:r w:rsidR="00C20C84" w:rsidDel="0022077D">
          <w:delText xml:space="preserve">ones </w:delText>
        </w:r>
      </w:del>
      <w:ins w:id="528" w:author="Diogo José Domingues Regateiro" w:date="2015-06-02T15:59:00Z">
        <w:r w:rsidR="0022077D">
          <w:t xml:space="preserve">actions </w:t>
        </w:r>
      </w:ins>
      <w:r w:rsidR="00C20C84">
        <w:t>like deleting and</w:t>
      </w:r>
      <w:r w:rsidR="005378E4">
        <w:t>/or</w:t>
      </w:r>
      <w:r w:rsidR="00C20C84">
        <w:t xml:space="preserve"> </w:t>
      </w:r>
      <w:r w:rsidR="005378E4">
        <w:t>emptying</w:t>
      </w:r>
      <w:r w:rsidR="00C20C84">
        <w:t xml:space="preserve"> </w:t>
      </w:r>
      <w:r w:rsidR="005378E4">
        <w:t>tables</w:t>
      </w:r>
      <w:r w:rsidR="008E1E66">
        <w:t xml:space="preserve">. </w:t>
      </w:r>
    </w:p>
    <w:p w14:paraId="2504954E" w14:textId="77777777" w:rsidR="00200230" w:rsidRDefault="00200230" w:rsidP="00200230">
      <w:pPr>
        <w:pStyle w:val="Subtitle"/>
      </w:pPr>
      <w:r>
        <w:t>XACML base project</w:t>
      </w:r>
    </w:p>
    <w:p w14:paraId="3BE097D8" w14:textId="3F473BB3"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End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884F01">
        <w:fldChar w:fldCharType="begin"/>
      </w:r>
      <w:r w:rsidR="005427BF">
        <w:instrText xml:space="preserve"> REF _Ref420782633 \n \h </w:instrText>
      </w:r>
      <w:r w:rsidR="00884F01">
        <w:fldChar w:fldCharType="separate"/>
      </w:r>
      <w:r w:rsidR="000C1277">
        <w:t>3.2</w:t>
      </w:r>
      <w:r w:rsidR="00884F0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The implementation required implementing that basic engine by extending the base class, initializing the PDP and making all the necessary configurations</w:t>
      </w:r>
      <w:commentRangeStart w:id="529"/>
      <w:r w:rsidR="00EC0ED2">
        <w:t xml:space="preserve">. </w:t>
      </w:r>
      <w:r w:rsidR="00957B76">
        <w:t xml:space="preserve">Functionality of going through the policies </w:t>
      </w:r>
      <w:commentRangeEnd w:id="529"/>
      <w:r w:rsidR="008C1E1D">
        <w:rPr>
          <w:rStyle w:val="CommentReference"/>
        </w:rPr>
        <w:commentReference w:id="529"/>
      </w:r>
      <w:r w:rsidR="00957B76">
        <w:t>and returning the result was built separately from the base project. The PIPs were built by implementing basic interfaces</w:t>
      </w:r>
      <w:r w:rsidR="00D536EB">
        <w:t xml:space="preserve">. Fetching </w:t>
      </w:r>
      <w:del w:id="530" w:author="Diogo José Domingues Regateiro" w:date="2015-06-02T16:06:00Z">
        <w:r w:rsidR="00D536EB" w:rsidDel="008C1E1D">
          <w:delText xml:space="preserve">of </w:delText>
        </w:r>
      </w:del>
      <w:r w:rsidR="00D536EB">
        <w:t xml:space="preserve">attributes and returning them to the PDP was </w:t>
      </w:r>
      <w:commentRangeStart w:id="531"/>
      <w:r w:rsidR="00D536EB">
        <w:t>built</w:t>
      </w:r>
      <w:commentRangeEnd w:id="531"/>
      <w:r w:rsidR="008C1E1D">
        <w:rPr>
          <w:rStyle w:val="CommentReference"/>
        </w:rPr>
        <w:commentReference w:id="531"/>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14:paraId="322E1063" w14:textId="77777777" w:rsidR="00200230" w:rsidRDefault="00200230" w:rsidP="00200230">
      <w:pPr>
        <w:pStyle w:val="Heading3"/>
      </w:pPr>
      <w:bookmarkStart w:id="532" w:name="_Toc420893210"/>
      <w:r>
        <w:t>Solution architecture</w:t>
      </w:r>
      <w:bookmarkEnd w:id="532"/>
    </w:p>
    <w:p w14:paraId="2C37746B" w14:textId="6A8177B3" w:rsidR="0000313B" w:rsidRDefault="00716479" w:rsidP="00716479">
      <w:r>
        <w:tab/>
        <w:t xml:space="preserve">The architecture used is based on </w:t>
      </w:r>
      <w:del w:id="533" w:author="Diogo José Domingues Regateiro" w:date="2015-06-02T16:10:00Z">
        <w:r w:rsidDel="008C1E1D">
          <w:delText xml:space="preserve">the one </w:delText>
        </w:r>
      </w:del>
      <w:r>
        <w:t xml:space="preserve">the one described in the standard's specification </w:t>
      </w:r>
      <w:sdt>
        <w:sdtPr>
          <w:id w:val="113517933"/>
          <w:citation/>
        </w:sdtPr>
        <w:sdtEnd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 xml:space="preserve"> and instead of having all of the functionality specified in the standard be implemented</w:t>
      </w:r>
      <w:ins w:id="534" w:author="Diogo José Domingues Regateiro" w:date="2015-06-02T16:11:00Z">
        <w:r w:rsidR="008C1E1D">
          <w:t>,</w:t>
        </w:r>
      </w:ins>
      <w:r>
        <w:t xml:space="preserve"> </w:t>
      </w:r>
      <w:del w:id="535" w:author="Diogo José Domingues Regateiro" w:date="2015-06-02T16:11:00Z">
        <w:r w:rsidDel="008C1E1D">
          <w:delText xml:space="preserve">with </w:delText>
        </w:r>
      </w:del>
      <w:commentRangeStart w:id="536"/>
      <w:r>
        <w:t>a subset of simpler functionalities</w:t>
      </w:r>
      <w:commentRangeEnd w:id="536"/>
      <w:r w:rsidR="008C1E1D">
        <w:rPr>
          <w:rStyle w:val="CommentReference"/>
        </w:rPr>
        <w:commentReference w:id="536"/>
      </w:r>
      <w:r>
        <w:t xml:space="preserve">. Although the architecture is based on the architecture defined in </w:t>
      </w:r>
      <w:r w:rsidR="00371A1A">
        <w:t>t</w:t>
      </w:r>
      <w:r>
        <w:t>he standard</w:t>
      </w:r>
      <w:ins w:id="537" w:author="Diogo José Domingues Regateiro" w:date="2015-06-02T16:13:00Z">
        <w:r w:rsidR="008C1E1D">
          <w:t>,</w:t>
        </w:r>
      </w:ins>
      <w:r>
        <w:t xml:space="preserve"> it was modified. The reasoning behind modifying the arch</w:t>
      </w:r>
      <w:r w:rsidR="005056BD">
        <w:t>itecture will be explained</w:t>
      </w:r>
      <w:r>
        <w:t xml:space="preserve"> in this subsection. </w:t>
      </w:r>
    </w:p>
    <w:p w14:paraId="6679E72A" w14:textId="0BEDBFD4" w:rsidR="0000313B" w:rsidRPr="000F28B6" w:rsidRDefault="0000313B" w:rsidP="00716479">
      <w:del w:id="538" w:author="Diogo José Domingues Regateiro" w:date="2015-06-02T16:13:00Z">
        <w:r w:rsidDel="008C1E1D">
          <w:tab/>
        </w:r>
      </w:del>
      <w:r>
        <w:t xml:space="preserve">The architecture differs from the original one from the OASIS XACML standard in several areas. It doesn't contain the Obligation Service component, as can be seen in subsection </w:t>
      </w:r>
      <w:r>
        <w:fldChar w:fldCharType="begin"/>
      </w:r>
      <w:r>
        <w:instrText xml:space="preserve"> REF _Ref420872699 \n \h </w:instrText>
      </w:r>
      <w:r>
        <w:fldChar w:fldCharType="separate"/>
      </w:r>
      <w:r w:rsidR="000C1277">
        <w:t>2.1.2</w:t>
      </w:r>
      <w:r>
        <w:fldChar w:fldCharType="end"/>
      </w:r>
      <w:r>
        <w:t xml:space="preserve">. That component was dismissed as it is not essential for the basic functionality and it is not required for </w:t>
      </w:r>
      <w:del w:id="539" w:author="Diogo José Domingues Regateiro" w:date="2015-06-02T16:14:00Z">
        <w:r w:rsidDel="008C1E1D">
          <w:delText>a</w:delText>
        </w:r>
      </w:del>
      <w:r>
        <w:t xml:space="preserve"> the targeted IoT implementations. It also contains the PRP (Policy Recovery Point) that is responsible </w:t>
      </w:r>
      <w:r>
        <w:lastRenderedPageBreak/>
        <w:t xml:space="preserve">for fetching policies and delivering </w:t>
      </w:r>
      <w:del w:id="540" w:author="Diogo José Domingues Regateiro" w:date="2015-06-02T16:14:00Z">
        <w:r w:rsidDel="00A90A0B">
          <w:delText>policies</w:delText>
        </w:r>
      </w:del>
      <w:ins w:id="541" w:author="Diogo José Domingues Regateiro" w:date="2015-06-02T16:14:00Z">
        <w:r w:rsidR="00A90A0B">
          <w:t>them</w:t>
        </w:r>
      </w:ins>
      <w:r>
        <w:t xml:space="preserve">. This is </w:t>
      </w:r>
      <w:r w:rsidR="000C2FC0">
        <w:t>different from the standard's version as in that version the fetching of policies was done t</w:t>
      </w:r>
      <w:ins w:id="542" w:author="Diogo José Domingues Regateiro" w:date="2015-06-02T16:13:00Z">
        <w:r w:rsidR="008C1E1D">
          <w:t>h</w:t>
        </w:r>
      </w:ins>
      <w:r w:rsidR="000C2FC0">
        <w:t xml:space="preserve">rough the PAP (Policy Administration point). In this architecture that functionality was removed from the PAP and moved to the PRP component. The reason for doing this were security </w:t>
      </w:r>
      <w:del w:id="543" w:author="Diogo José Domingues Regateiro" w:date="2015-06-02T16:18:00Z">
        <w:r w:rsidR="000C2FC0" w:rsidDel="00A90A0B">
          <w:delText>reasons</w:delText>
        </w:r>
      </w:del>
      <w:ins w:id="544" w:author="Diogo José Domingues Regateiro" w:date="2015-06-02T16:18:00Z">
        <w:r w:rsidR="00A90A0B">
          <w:t>concerns</w:t>
        </w:r>
      </w:ins>
      <w:r w:rsidR="000C2FC0">
        <w:t>. If the PAP is left out of the evaluation process altogether and the PRP has only the functionality to read data, there is no chance of policy modification in that process. This is mainly done from a</w:t>
      </w:r>
      <w:ins w:id="545" w:author="Diogo José Domingues Regateiro" w:date="2015-06-02T16:19:00Z">
        <w:r w:rsidR="00A90A0B">
          <w:t>n</w:t>
        </w:r>
      </w:ins>
      <w:r w:rsidR="000C2FC0">
        <w:t xml:space="preserve"> object oriented design perspective, and keeping within those principles. The principles in question are </w:t>
      </w:r>
      <w:r w:rsidR="000C2FC0" w:rsidRPr="000C2FC0">
        <w:t>SOLID (Single responsibility, Open-closed, Liskov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14:paraId="6DA61C3C" w14:textId="77777777" w:rsidR="00716479" w:rsidRPr="0000313B" w:rsidRDefault="0000313B" w:rsidP="00716479">
      <w:r>
        <w:tab/>
        <w:t xml:space="preserve">In the next part an initial proposed architecture will be shown and described and after that the final architecture will be shown and described as well. </w:t>
      </w:r>
    </w:p>
    <w:p w14:paraId="18960BCE" w14:textId="77777777" w:rsidR="002B4334" w:rsidRDefault="00A60C2C" w:rsidP="009F045C">
      <w:r>
        <w:rPr>
          <w:noProof/>
          <w:lang w:eastAsia="en-GB"/>
        </w:rPr>
        <w:drawing>
          <wp:inline distT="0" distB="0" distL="0" distR="0" wp14:anchorId="304AD4F8" wp14:editId="41D8F2BA">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9" cstate="print"/>
                    <a:stretch>
                      <a:fillRect/>
                    </a:stretch>
                  </pic:blipFill>
                  <pic:spPr>
                    <a:xfrm>
                      <a:off x="0" y="0"/>
                      <a:ext cx="5579745" cy="4249420"/>
                    </a:xfrm>
                    <a:prstGeom prst="rect">
                      <a:avLst/>
                    </a:prstGeom>
                  </pic:spPr>
                </pic:pic>
              </a:graphicData>
            </a:graphic>
          </wp:inline>
        </w:drawing>
      </w:r>
    </w:p>
    <w:p w14:paraId="4F4FA7CA" w14:textId="77777777" w:rsidR="008413F6" w:rsidRDefault="008413F6" w:rsidP="008413F6">
      <w:pPr>
        <w:pStyle w:val="Caption"/>
      </w:pPr>
      <w:bookmarkStart w:id="546" w:name="_Ref414877378"/>
      <w:bookmarkStart w:id="547" w:name="_Toc420892380"/>
      <w:r>
        <w:t xml:space="preserve">Figure </w:t>
      </w:r>
      <w:r w:rsidR="0019155B">
        <w:fldChar w:fldCharType="begin"/>
      </w:r>
      <w:r w:rsidR="0019155B">
        <w:instrText xml:space="preserve"> SEQ Figure \* ARABIC </w:instrText>
      </w:r>
      <w:r w:rsidR="0019155B">
        <w:fldChar w:fldCharType="separate"/>
      </w:r>
      <w:r w:rsidR="000C1277">
        <w:rPr>
          <w:noProof/>
        </w:rPr>
        <w:t>11</w:t>
      </w:r>
      <w:r w:rsidR="0019155B">
        <w:rPr>
          <w:noProof/>
        </w:rPr>
        <w:fldChar w:fldCharType="end"/>
      </w:r>
      <w:bookmarkEnd w:id="546"/>
      <w:r>
        <w:t xml:space="preserve">. </w:t>
      </w:r>
      <w:r w:rsidR="00D4734D">
        <w:t>A</w:t>
      </w:r>
      <w:r>
        <w:t>rchitecture</w:t>
      </w:r>
      <w:r w:rsidR="00D4734D">
        <w:t xml:space="preserve"> of the</w:t>
      </w:r>
      <w:r w:rsidR="001B7E86">
        <w:t xml:space="preserve"> initial</w:t>
      </w:r>
      <w:r w:rsidR="00D4734D">
        <w:t xml:space="preserve"> proposed solution</w:t>
      </w:r>
      <w:bookmarkEnd w:id="547"/>
    </w:p>
    <w:p w14:paraId="3DE4D4F0" w14:textId="251C2781" w:rsidR="0000313B" w:rsidRDefault="00716013" w:rsidP="009204D0">
      <w:r>
        <w:lastRenderedPageBreak/>
        <w:tab/>
      </w:r>
      <w:r w:rsidR="00996AF2">
        <w:t xml:space="preserve">In </w:t>
      </w:r>
      <w:r w:rsidR="00884F01">
        <w:fldChar w:fldCharType="begin"/>
      </w:r>
      <w:r w:rsidR="00996AF2">
        <w:instrText xml:space="preserve"> REF _Ref414877378 \h </w:instrText>
      </w:r>
      <w:r w:rsidR="00884F01">
        <w:fldChar w:fldCharType="separate"/>
      </w:r>
      <w:r w:rsidR="000C1277">
        <w:t xml:space="preserve">Figure </w:t>
      </w:r>
      <w:r w:rsidR="000C1277">
        <w:rPr>
          <w:noProof/>
        </w:rPr>
        <w:t>11</w:t>
      </w:r>
      <w:r w:rsidR="00884F01">
        <w:fldChar w:fldCharType="end"/>
      </w:r>
      <w:del w:id="548" w:author="Diogo José Domingues Regateiro" w:date="2015-06-02T16:24:00Z">
        <w:r w:rsidR="000F28B6" w:rsidDel="00A90A0B">
          <w:delText>.</w:delText>
        </w:r>
      </w:del>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EndPr/>
        <w:sdtContent>
          <w:r w:rsidR="00884F01">
            <w:fldChar w:fldCharType="begin"/>
          </w:r>
          <w:r w:rsidR="00A60C2C">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996AF2">
        <w:t xml:space="preserve">. </w:t>
      </w:r>
      <w:r w:rsidR="009E7FA2">
        <w:t xml:space="preserve">The PEP is the point where the enforcement happens and the request is forwarded if a policy exists </w:t>
      </w:r>
      <w:commentRangeStart w:id="549"/>
      <w:r w:rsidR="009E7FA2">
        <w:t>that the execution of that request</w:t>
      </w:r>
      <w:commentRangeEnd w:id="549"/>
      <w:r w:rsidR="00A90A0B">
        <w:rPr>
          <w:rStyle w:val="CommentReference"/>
        </w:rPr>
        <w:commentReference w:id="549"/>
      </w:r>
      <w:r w:rsidR="009E7FA2">
        <w:t xml:space="preserve">. </w:t>
      </w:r>
      <w:r w:rsidR="00F238D6">
        <w:t xml:space="preserve">It is intended to </w:t>
      </w:r>
      <w:del w:id="550" w:author="Diogo José Domingues Regateiro" w:date="2015-06-02T16:25:00Z">
        <w:r w:rsidR="00F238D6" w:rsidDel="007F129C">
          <w:delText xml:space="preserve">have </w:delText>
        </w:r>
      </w:del>
      <w:ins w:id="551" w:author="Diogo José Domingues Regateiro" w:date="2015-06-02T16:25:00Z">
        <w:r w:rsidR="007F129C">
          <w:t xml:space="preserve">be </w:t>
        </w:r>
      </w:ins>
      <w:r w:rsidR="00F238D6">
        <w:t xml:space="preserve">as simple as possible and all of the configuration, workflow managing and evaluation are done in the Context Handler and PDP. The PIP is intended to be flexible in a way that it allows </w:t>
      </w:r>
      <w:ins w:id="552" w:author="Diogo José Domingues Regateiro" w:date="2015-06-02T16:26:00Z">
        <w:r w:rsidR="007F129C">
          <w:t xml:space="preserve">the </w:t>
        </w:r>
      </w:ins>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14:paraId="0EC9CBE3" w14:textId="1E7189F6" w:rsidR="000F28B6" w:rsidRDefault="0000313B" w:rsidP="009204D0">
      <w:r>
        <w:tab/>
      </w:r>
      <w:r w:rsidR="00F238D6">
        <w:t>While developing th</w:t>
      </w:r>
      <w:ins w:id="553" w:author="Diogo José Domingues Regateiro" w:date="2015-06-02T16:28:00Z">
        <w:r w:rsidR="007F129C">
          <w:t>ese</w:t>
        </w:r>
      </w:ins>
      <w:del w:id="554" w:author="Diogo José Domingues Regateiro" w:date="2015-06-02T16:28:00Z">
        <w:r w:rsidR="00F238D6" w:rsidDel="007F129C">
          <w:delText>is</w:delText>
        </w:r>
      </w:del>
      <w:r w:rsidR="00F238D6">
        <w:t xml:space="preserve"> solutions</w:t>
      </w:r>
      <w:ins w:id="555" w:author="Diogo José Domingues Regateiro" w:date="2015-06-02T16:28:00Z">
        <w:r w:rsidR="007F129C">
          <w:t>,</w:t>
        </w:r>
      </w:ins>
      <w:r w:rsidR="00F238D6">
        <w:t xml:space="preserve"> a number of problems</w:t>
      </w:r>
      <w:ins w:id="556" w:author="Diogo José Domingues Regateiro" w:date="2015-06-02T16:28:00Z">
        <w:r w:rsidR="007F129C">
          <w:t xml:space="preserve"> emerged.</w:t>
        </w:r>
      </w:ins>
      <w:r w:rsidR="00F238D6">
        <w:t xml:space="preserve"> </w:t>
      </w:r>
      <w:del w:id="557" w:author="Diogo José Domingues Regateiro" w:date="2015-06-02T16:28:00Z">
        <w:r w:rsidR="00F238D6" w:rsidDel="007F129C">
          <w:delText xml:space="preserve">and </w:delText>
        </w:r>
      </w:del>
      <w:ins w:id="558" w:author="Diogo José Domingues Regateiro" w:date="2015-06-02T16:28:00Z">
        <w:r w:rsidR="007F129C">
          <w:t xml:space="preserve">Therefore, </w:t>
        </w:r>
      </w:ins>
      <w:r w:rsidR="00F238D6">
        <w:t xml:space="preserve">the architecture was </w:t>
      </w:r>
      <w:del w:id="559" w:author="Diogo José Domingues Regateiro" w:date="2015-06-02T16:29:00Z">
        <w:r w:rsidR="00F238D6" w:rsidDel="007F129C">
          <w:delText xml:space="preserve">therefore </w:delText>
        </w:r>
      </w:del>
      <w:r w:rsidR="00F238D6">
        <w:t xml:space="preserve">modified. </w:t>
      </w:r>
      <w:r w:rsidR="00163E7C">
        <w:t xml:space="preserve">The main issue was </w:t>
      </w:r>
      <w:del w:id="560" w:author="Diogo José Domingues Regateiro" w:date="2015-06-02T16:29:00Z">
        <w:r w:rsidR="00163E7C" w:rsidDel="007F129C">
          <w:delText xml:space="preserve">the </w:delText>
        </w:r>
      </w:del>
      <w:r w:rsidR="00163E7C">
        <w:t xml:space="preserve">updating </w:t>
      </w:r>
      <w:del w:id="561" w:author="Diogo José Domingues Regateiro" w:date="2015-06-02T16:29:00Z">
        <w:r w:rsidR="00163E7C" w:rsidDel="007F129C">
          <w:delText xml:space="preserve">of </w:delText>
        </w:r>
      </w:del>
      <w:r w:rsidR="00163E7C">
        <w:t>the resource attributes</w:t>
      </w:r>
      <w:ins w:id="562" w:author="Diogo José Domingues Regateiro" w:date="2015-06-02T16:29:00Z">
        <w:r w:rsidR="007F129C">
          <w:t>,</w:t>
        </w:r>
      </w:ins>
      <w:r w:rsidR="00163E7C">
        <w:t xml:space="preserve"> </w:t>
      </w:r>
      <w:del w:id="563" w:author="Diogo José Domingues Regateiro" w:date="2015-06-02T16:29:00Z">
        <w:r w:rsidR="00163E7C" w:rsidDel="007F129C">
          <w:delText xml:space="preserve">and </w:delText>
        </w:r>
      </w:del>
      <w:r w:rsidR="00163E7C">
        <w:t>storing them on a separate system</w:t>
      </w:r>
      <w:ins w:id="564" w:author="Diogo José Domingues Regateiro" w:date="2015-06-02T16:29:00Z">
        <w:r w:rsidR="007F129C">
          <w:t>,</w:t>
        </w:r>
      </w:ins>
      <w:r w:rsidR="00813362">
        <w:t xml:space="preserve"> </w:t>
      </w:r>
      <w:commentRangeStart w:id="565"/>
      <w:del w:id="566" w:author="Diogo José Domingues Regateiro" w:date="2015-06-02T16:29:00Z">
        <w:r w:rsidR="00813362" w:rsidDel="007F129C">
          <w:delText xml:space="preserve">and </w:delText>
        </w:r>
      </w:del>
      <w:commentRangeEnd w:id="565"/>
      <w:r w:rsidR="007F129C">
        <w:rPr>
          <w:rStyle w:val="CommentReference"/>
        </w:rPr>
        <w:commentReference w:id="565"/>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w:t>
      </w:r>
      <w:ins w:id="567" w:author="Diogo José Domingues Regateiro" w:date="2015-06-02T16:31:00Z">
        <w:r w:rsidR="007F129C">
          <w:t>,</w:t>
        </w:r>
      </w:ins>
      <w:r>
        <w:t xml:space="preserve"> the</w:t>
      </w:r>
      <w:r w:rsidR="000F28B6">
        <w:t xml:space="preserve"> Context Handler has to get the policies and deliver them to the PDP. As it is just a "middle man"</w:t>
      </w:r>
      <w:ins w:id="568" w:author="Diogo José Domingues Regateiro" w:date="2015-06-02T16:31:00Z">
        <w:r w:rsidR="007F129C">
          <w:t>,</w:t>
        </w:r>
      </w:ins>
      <w:r w:rsidR="000F28B6">
        <w:t xml:space="preserve"> in this case, it is better for it to be connected directly to the PDP. Another issue is connection between the context handler and the PIP. The Context Handler </w:t>
      </w:r>
      <w:r w:rsidR="00662F46">
        <w:t>could in this case could work in three ways:</w:t>
      </w:r>
    </w:p>
    <w:p w14:paraId="6E9F8EFD" w14:textId="77777777" w:rsidR="00662F46" w:rsidRDefault="00662F46" w:rsidP="00662F46">
      <w:pPr>
        <w:pStyle w:val="ListParagraph"/>
        <w:numPr>
          <w:ilvl w:val="0"/>
          <w:numId w:val="35"/>
        </w:numPr>
      </w:pPr>
      <w:r>
        <w:t>Go through a list of policies, see if there are any attributes that are missing and fetch them from the PIP and deliver the modified request to the PDP for evaluation;</w:t>
      </w:r>
    </w:p>
    <w:p w14:paraId="7A3D83B5" w14:textId="77777777" w:rsidR="00662F46" w:rsidRDefault="00662F46" w:rsidP="00662F46">
      <w:pPr>
        <w:pStyle w:val="ListParagraph"/>
        <w:numPr>
          <w:ilvl w:val="0"/>
          <w:numId w:val="35"/>
        </w:numPr>
      </w:pPr>
      <w:r>
        <w:t>Fill the request "blindly" with every attribute that it can get with the attributes already contained in the request and deliver the modified request to the PDP for evaluation;</w:t>
      </w:r>
    </w:p>
    <w:p w14:paraId="24F2A414" w14:textId="77777777" w:rsidR="00662F46" w:rsidRDefault="00662F46" w:rsidP="00662F46">
      <w:pPr>
        <w:pStyle w:val="ListParagraph"/>
        <w:numPr>
          <w:ilvl w:val="0"/>
          <w:numId w:val="35"/>
        </w:numPr>
      </w:pPr>
      <w:r>
        <w:t>Wait for the PDP to ask for the attributes while it is evaluating, fetch the attributes from the PIP and deliver them to the PDP.</w:t>
      </w:r>
    </w:p>
    <w:p w14:paraId="0B8D4758" w14:textId="02AB641A" w:rsidR="00C316C2" w:rsidRDefault="00662F46" w:rsidP="009204D0">
      <w:r>
        <w:t>The 1</w:t>
      </w:r>
      <w:r>
        <w:rPr>
          <w:vertAlign w:val="superscript"/>
        </w:rPr>
        <w:t>st</w:t>
      </w:r>
      <w:r>
        <w:t xml:space="preserve"> possibility is somewhat inefficient. The Context Handler has to have functionality for searching and parsing policies and request</w:t>
      </w:r>
      <w:ins w:id="569" w:author="Diogo José Domingues Regateiro" w:date="2015-06-02T16:32:00Z">
        <w:r w:rsidR="007F129C">
          <w:t>s</w:t>
        </w:r>
      </w:ins>
      <w:r>
        <w:t>,</w:t>
      </w:r>
      <w:ins w:id="570" w:author="Diogo José Domingues Regateiro" w:date="2015-06-02T16:34:00Z">
        <w:r w:rsidR="007F129C">
          <w:t xml:space="preserve"> and</w:t>
        </w:r>
      </w:ins>
      <w:r>
        <w:t xml:space="preserve"> while doing that it will go through all the policies and all fill the request with everything that it would need for all of the policies. The request could potentially become</w:t>
      </w:r>
      <w:ins w:id="571" w:author="Diogo José Domingues Regateiro" w:date="2015-06-02T16:37:00Z">
        <w:r w:rsidR="007F129C">
          <w:t xml:space="preserve"> too</w:t>
        </w:r>
      </w:ins>
      <w:r>
        <w:t xml:space="preserve"> large and </w:t>
      </w:r>
      <w:r w:rsidR="00C316C2">
        <w:t>it would require significant time to parse t</w:t>
      </w:r>
      <w:ins w:id="572" w:author="Diogo José Domingues Regateiro" w:date="2015-06-03T12:09:00Z">
        <w:r w:rsidR="00492D75">
          <w:t>h</w:t>
        </w:r>
      </w:ins>
      <w:r w:rsidR="00C316C2">
        <w:t xml:space="preserve">rough everything and fetch, thus degrading performance. Also, this functionality is already built into the PDP as is does that while evaluating the requests. </w:t>
      </w:r>
    </w:p>
    <w:p w14:paraId="45F6B7A9" w14:textId="042BE3EF" w:rsidR="00980EAD" w:rsidRDefault="00C316C2" w:rsidP="009204D0">
      <w:r>
        <w:t>The 2</w:t>
      </w:r>
      <w:r>
        <w:rPr>
          <w:vertAlign w:val="superscript"/>
        </w:rPr>
        <w:t>nd</w:t>
      </w:r>
      <w:r>
        <w:t xml:space="preserve"> </w:t>
      </w:r>
      <w:r w:rsidR="00D3776D">
        <w:t xml:space="preserve">possibility is </w:t>
      </w:r>
      <w:del w:id="573" w:author="Diogo José Domingues Regateiro" w:date="2015-06-02T16:38:00Z">
        <w:r w:rsidR="00D3776D" w:rsidDel="007F4D60">
          <w:delText xml:space="preserve">requires </w:delText>
        </w:r>
      </w:del>
      <w:ins w:id="574" w:author="Diogo José Domingues Regateiro" w:date="2015-06-02T16:38:00Z">
        <w:r w:rsidR="007F4D60">
          <w:t xml:space="preserve">a </w:t>
        </w:r>
      </w:ins>
      <w:r w:rsidR="00D3776D">
        <w:t>simpler functionality as it doesn't require</w:t>
      </w:r>
      <w:ins w:id="575" w:author="Diogo José Domingues Regateiro" w:date="2015-06-02T16:38:00Z">
        <w:r w:rsidR="007F4D60">
          <w:t xml:space="preserve"> it</w:t>
        </w:r>
      </w:ins>
      <w:r w:rsidR="00D3776D">
        <w:t xml:space="preserve"> to parse t</w:t>
      </w:r>
      <w:ins w:id="576" w:author="Diogo José Domingues Regateiro" w:date="2015-06-02T16:37:00Z">
        <w:r w:rsidR="007F4D60">
          <w:t>h</w:t>
        </w:r>
      </w:ins>
      <w:r w:rsidR="00D3776D">
        <w: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w:t>
      </w:r>
      <w:ins w:id="577" w:author="Diogo José Domingues Regateiro" w:date="2015-06-03T12:10:00Z">
        <w:r w:rsidR="00492D75">
          <w:t>h</w:t>
        </w:r>
      </w:ins>
      <w:r w:rsidR="00D3776D">
        <w:t xml:space="preserve">rough a service and the process of fetching the attributes </w:t>
      </w:r>
      <w:r w:rsidR="00D3776D">
        <w:lastRenderedPageBreak/>
        <w:t xml:space="preserve">takes significant time, that additional time will be added to the evaluation time. This will happen </w:t>
      </w:r>
      <w:r w:rsidR="00980EAD">
        <w:t xml:space="preserve">for every request evaluation therefore diminishing performance. </w:t>
      </w:r>
    </w:p>
    <w:p w14:paraId="24F0AD2E" w14:textId="77777777"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14:paraId="40308EEF" w14:textId="6753925B" w:rsidR="00095580" w:rsidRDefault="00095580" w:rsidP="009204D0">
      <w:r>
        <w:tab/>
        <w:t>After some work was done, a final architecture was settled upon with slight modification to the</w:t>
      </w:r>
      <w:ins w:id="578" w:author="Diogo José Domingues Regateiro" w:date="2015-06-02T16:41:00Z">
        <w:r w:rsidR="007F4D60">
          <w:t xml:space="preserve"> one</w:t>
        </w:r>
      </w:ins>
      <w:r>
        <w:t xml:space="preserve"> initially proposed, and as a result, has slightly</w:t>
      </w:r>
      <w:ins w:id="579" w:author="Diogo José Domingues Regateiro" w:date="2015-06-02T16:41:00Z">
        <w:r w:rsidR="007F4D60">
          <w:t xml:space="preserve"> </w:t>
        </w:r>
        <w:commentRangeStart w:id="580"/>
        <w:r w:rsidR="007F4D60">
          <w:t>deviated</w:t>
        </w:r>
      </w:ins>
      <w:r>
        <w:t xml:space="preserve"> </w:t>
      </w:r>
      <w:commentRangeEnd w:id="580"/>
      <w:r w:rsidR="007F4D60">
        <w:rPr>
          <w:rStyle w:val="CommentReference"/>
        </w:rPr>
        <w:commentReference w:id="580"/>
      </w:r>
      <w:r>
        <w:t xml:space="preserve">from </w:t>
      </w:r>
      <w:del w:id="581" w:author="Diogo José Domingues Regateiro" w:date="2015-06-02T16:41:00Z">
        <w:r w:rsidDel="007F4D60">
          <w:delText xml:space="preserve">to </w:delText>
        </w:r>
      </w:del>
      <w:r>
        <w:t xml:space="preserve">the architecture proposed in the XACML standard </w:t>
      </w:r>
      <w:sdt>
        <w:sdtPr>
          <w:id w:val="113517934"/>
          <w:citation/>
        </w:sdtPr>
        <w:sdtEnd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w:t>
      </w:r>
    </w:p>
    <w:p w14:paraId="21E83CC5" w14:textId="77777777" w:rsidR="00AD311C" w:rsidRDefault="00D9299F" w:rsidP="00D9299F">
      <w:pPr>
        <w:jc w:val="center"/>
      </w:pPr>
      <w:r>
        <w:rPr>
          <w:noProof/>
          <w:lang w:eastAsia="en-GB"/>
        </w:rPr>
        <w:drawing>
          <wp:inline distT="0" distB="0" distL="0" distR="0" wp14:anchorId="3AE4B219" wp14:editId="72912B77">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30" cstate="print"/>
                    <a:stretch>
                      <a:fillRect/>
                    </a:stretch>
                  </pic:blipFill>
                  <pic:spPr>
                    <a:xfrm>
                      <a:off x="0" y="0"/>
                      <a:ext cx="5579745" cy="5395595"/>
                    </a:xfrm>
                    <a:prstGeom prst="rect">
                      <a:avLst/>
                    </a:prstGeom>
                  </pic:spPr>
                </pic:pic>
              </a:graphicData>
            </a:graphic>
          </wp:inline>
        </w:drawing>
      </w:r>
    </w:p>
    <w:p w14:paraId="65701227" w14:textId="77777777" w:rsidR="00D9299F" w:rsidRDefault="00D9299F" w:rsidP="00B16AA4">
      <w:pPr>
        <w:pStyle w:val="Caption"/>
        <w:spacing w:before="240"/>
      </w:pPr>
      <w:bookmarkStart w:id="582" w:name="_Ref419752827"/>
      <w:bookmarkStart w:id="583" w:name="_Ref419809205"/>
      <w:bookmarkStart w:id="584" w:name="_Toc420892381"/>
      <w:r>
        <w:t xml:space="preserve">Figure </w:t>
      </w:r>
      <w:r w:rsidR="0019155B">
        <w:fldChar w:fldCharType="begin"/>
      </w:r>
      <w:r w:rsidR="0019155B">
        <w:instrText xml:space="preserve"> SEQ Figure \* ARABIC </w:instrText>
      </w:r>
      <w:r w:rsidR="0019155B">
        <w:fldChar w:fldCharType="separate"/>
      </w:r>
      <w:r w:rsidR="000C1277">
        <w:rPr>
          <w:noProof/>
        </w:rPr>
        <w:t>12</w:t>
      </w:r>
      <w:r w:rsidR="0019155B">
        <w:rPr>
          <w:noProof/>
        </w:rPr>
        <w:fldChar w:fldCharType="end"/>
      </w:r>
      <w:bookmarkEnd w:id="582"/>
      <w:r>
        <w:t>. Architecture of the final solution</w:t>
      </w:r>
      <w:bookmarkEnd w:id="583"/>
      <w:bookmarkEnd w:id="584"/>
    </w:p>
    <w:p w14:paraId="1775520A" w14:textId="7EF09885" w:rsidR="00095580" w:rsidRDefault="00843B53" w:rsidP="005378E4">
      <w:r>
        <w:lastRenderedPageBreak/>
        <w:tab/>
      </w:r>
      <w:r w:rsidR="005E4619">
        <w:t xml:space="preserve">The final architecture can be seen in </w:t>
      </w:r>
      <w:r w:rsidR="00884F01">
        <w:fldChar w:fldCharType="begin"/>
      </w:r>
      <w:r w:rsidR="005E4619">
        <w:instrText xml:space="preserve"> REF _Ref419752827 \h </w:instrText>
      </w:r>
      <w:r w:rsidR="00884F01">
        <w:fldChar w:fldCharType="separate"/>
      </w:r>
      <w:r w:rsidR="000C1277">
        <w:t xml:space="preserve">Figure </w:t>
      </w:r>
      <w:r w:rsidR="000C1277">
        <w:rPr>
          <w:noProof/>
        </w:rPr>
        <w:t>12</w:t>
      </w:r>
      <w:r w:rsidR="00884F01">
        <w:fldChar w:fldCharType="end"/>
      </w:r>
      <w:r w:rsidR="005E4619">
        <w:t xml:space="preserve">. </w:t>
      </w:r>
      <w:r w:rsidR="003F2A25">
        <w:t>The changes do not change the "outside" view of the system but are more of a</w:t>
      </w:r>
      <w:ins w:id="585" w:author="Diogo José Domingues Regateiro" w:date="2015-06-02T16:42:00Z">
        <w:r w:rsidR="007F4D60">
          <w:t>n</w:t>
        </w:r>
      </w:ins>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w:t>
      </w:r>
      <w:del w:id="586" w:author="Diogo José Domingues Regateiro" w:date="2015-06-02T16:52:00Z">
        <w:r w:rsidR="003F2A25" w:rsidDel="00EC6367">
          <w:delText xml:space="preserve">all </w:delText>
        </w:r>
      </w:del>
      <w:r w:rsidR="003F2A25">
        <w:t>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ins w:id="587" w:author="Diogo José Domingues Regateiro" w:date="2015-06-02T16:42:00Z">
        <w:r w:rsidR="007F4D60">
          <w:t>n</w:t>
        </w:r>
      </w:ins>
      <w:r w:rsidR="00095580">
        <w:t xml:space="preserve"> initialisation and configuration role rather that handling the workflow and being the "middle man". This was established as being more efficient and was adopted because of that. The PDP now fetches the policies and additional attributes directly from the PRP and </w:t>
      </w:r>
      <w:del w:id="588" w:author="Diogo José Domingues Regateiro" w:date="2015-06-02T16:55:00Z">
        <w:r w:rsidR="00095580" w:rsidDel="00EC6367">
          <w:delText>L</w:delText>
        </w:r>
      </w:del>
      <w:ins w:id="589" w:author="Diogo José Domingues Regateiro" w:date="2015-06-02T16:55:00Z">
        <w:r w:rsidR="00EC6367">
          <w:t>l</w:t>
        </w:r>
      </w:ins>
      <w:r w:rsidR="00095580">
        <w:t xml:space="preserve">ist of PIPs, only when it needs to. </w:t>
      </w:r>
    </w:p>
    <w:p w14:paraId="0AD90461" w14:textId="77777777" w:rsidR="005B22E6" w:rsidRDefault="005B22E6" w:rsidP="00460ED0">
      <w:pPr>
        <w:pStyle w:val="Heading2"/>
      </w:pPr>
      <w:bookmarkStart w:id="590" w:name="_Ref420056971"/>
      <w:bookmarkStart w:id="591" w:name="_Ref420056972"/>
      <w:bookmarkStart w:id="592" w:name="_Ref420056980"/>
      <w:bookmarkStart w:id="593" w:name="_Toc420893211"/>
      <w:r>
        <w:t>Description of components</w:t>
      </w:r>
      <w:bookmarkEnd w:id="590"/>
      <w:bookmarkEnd w:id="591"/>
      <w:bookmarkEnd w:id="592"/>
      <w:bookmarkEnd w:id="593"/>
    </w:p>
    <w:p w14:paraId="4289C04D" w14:textId="77777777"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884F01">
        <w:fldChar w:fldCharType="begin"/>
      </w:r>
      <w:r>
        <w:instrText xml:space="preserve"> REF _Ref419752827 \h </w:instrText>
      </w:r>
      <w:r w:rsidR="00884F01">
        <w:fldChar w:fldCharType="separate"/>
      </w:r>
      <w:r w:rsidR="000C1277">
        <w:t xml:space="preserve">Figure </w:t>
      </w:r>
      <w:r w:rsidR="000C1277">
        <w:rPr>
          <w:noProof/>
        </w:rPr>
        <w:t>12</w:t>
      </w:r>
      <w:r w:rsidR="00884F01">
        <w:fldChar w:fldCharType="end"/>
      </w:r>
      <w:del w:id="594" w:author="Diogo José Domingues Regateiro" w:date="2015-06-02T16:58:00Z">
        <w:r w:rsidDel="00EC6367">
          <w:delText>.</w:delText>
        </w:r>
      </w:del>
      <w:r>
        <w:t xml:space="preserve"> </w:t>
      </w:r>
      <w:r w:rsidR="008A0BBE">
        <w:t xml:space="preserve">that shows the architecture of the final solution. </w:t>
      </w:r>
    </w:p>
    <w:p w14:paraId="39A31341" w14:textId="77777777" w:rsidR="00200230" w:rsidRDefault="00200230" w:rsidP="00A178F5">
      <w:pPr>
        <w:pStyle w:val="Heading3"/>
      </w:pPr>
      <w:bookmarkStart w:id="595" w:name="_Toc420893212"/>
      <w:r>
        <w:t>Packages and dependencies</w:t>
      </w:r>
      <w:bookmarkEnd w:id="595"/>
    </w:p>
    <w:p w14:paraId="402670D1" w14:textId="77777777" w:rsidR="00200230" w:rsidRDefault="00200230" w:rsidP="00200230">
      <w:r>
        <w:tab/>
        <w:t xml:space="preserve">This section will describe the dependencies between the several parts of the developed solution. </w:t>
      </w:r>
    </w:p>
    <w:p w14:paraId="1DC2D15A" w14:textId="77777777" w:rsidR="00200230" w:rsidRDefault="00200230" w:rsidP="00200230">
      <w:r>
        <w:rPr>
          <w:noProof/>
          <w:lang w:eastAsia="en-GB"/>
        </w:rPr>
        <w:drawing>
          <wp:inline distT="0" distB="0" distL="0" distR="0" wp14:anchorId="463D71E3" wp14:editId="3E46DC78">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1" cstate="print"/>
                    <a:stretch>
                      <a:fillRect/>
                    </a:stretch>
                  </pic:blipFill>
                  <pic:spPr>
                    <a:xfrm>
                      <a:off x="0" y="0"/>
                      <a:ext cx="5579745" cy="2665730"/>
                    </a:xfrm>
                    <a:prstGeom prst="rect">
                      <a:avLst/>
                    </a:prstGeom>
                  </pic:spPr>
                </pic:pic>
              </a:graphicData>
            </a:graphic>
          </wp:inline>
        </w:drawing>
      </w:r>
    </w:p>
    <w:p w14:paraId="55E631DA" w14:textId="77777777" w:rsidR="00200230" w:rsidRDefault="00200230" w:rsidP="00200230">
      <w:pPr>
        <w:pStyle w:val="Caption"/>
        <w:spacing w:before="240"/>
      </w:pPr>
      <w:bookmarkStart w:id="596" w:name="_Ref419996052"/>
      <w:bookmarkStart w:id="597" w:name="_Toc420892382"/>
      <w:r>
        <w:t xml:space="preserve">Figure </w:t>
      </w:r>
      <w:r w:rsidR="0019155B">
        <w:fldChar w:fldCharType="begin"/>
      </w:r>
      <w:r w:rsidR="0019155B">
        <w:instrText xml:space="preserve"> SEQ Figure \* ARABIC </w:instrText>
      </w:r>
      <w:r w:rsidR="0019155B">
        <w:fldChar w:fldCharType="separate"/>
      </w:r>
      <w:r w:rsidR="000C1277">
        <w:rPr>
          <w:noProof/>
        </w:rPr>
        <w:t>13</w:t>
      </w:r>
      <w:r w:rsidR="0019155B">
        <w:rPr>
          <w:noProof/>
        </w:rPr>
        <w:fldChar w:fldCharType="end"/>
      </w:r>
      <w:bookmarkEnd w:id="596"/>
      <w:r>
        <w:t>. Project dependencies diagram</w:t>
      </w:r>
      <w:r w:rsidR="00095580">
        <w:t xml:space="preserve"> between packages</w:t>
      </w:r>
      <w:bookmarkEnd w:id="597"/>
    </w:p>
    <w:p w14:paraId="7B134EF6" w14:textId="77777777" w:rsidR="00095580" w:rsidRDefault="00200230" w:rsidP="00200230">
      <w:r>
        <w:lastRenderedPageBreak/>
        <w:tab/>
        <w:t xml:space="preserve">In </w:t>
      </w:r>
      <w:r w:rsidR="00884F01">
        <w:fldChar w:fldCharType="begin"/>
      </w:r>
      <w:r>
        <w:instrText xml:space="preserve"> REF _Ref419996052 \h </w:instrText>
      </w:r>
      <w:r w:rsidR="00884F01">
        <w:fldChar w:fldCharType="separate"/>
      </w:r>
      <w:r w:rsidR="000C1277">
        <w:t xml:space="preserve">Figure </w:t>
      </w:r>
      <w:r w:rsidR="000C1277">
        <w:rPr>
          <w:noProof/>
        </w:rPr>
        <w:t>13</w:t>
      </w:r>
      <w:r w:rsidR="00884F01">
        <w:fldChar w:fldCharType="end"/>
      </w:r>
      <w:del w:id="598" w:author="Diogo José Domingues Regateiro" w:date="2015-06-02T17:00:00Z">
        <w:r w:rsidDel="00EC6367">
          <w:delText>.</w:delText>
        </w:r>
      </w:del>
      <w:r>
        <w:t xml:space="preserve"> the dependencies between the several parts can be seen. </w:t>
      </w:r>
      <w:commentRangeStart w:id="599"/>
      <w:r>
        <w:t xml:space="preserve">The different colours used in the diagram represent the different levels of "importance" </w:t>
      </w:r>
      <w:commentRangeEnd w:id="599"/>
      <w:r w:rsidR="00271D40">
        <w:rPr>
          <w:rStyle w:val="CommentReference"/>
        </w:rPr>
        <w:commentReference w:id="599"/>
      </w:r>
      <w:r>
        <w:t>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14:paraId="2EC91A3F" w14:textId="693E8332" w:rsidR="00095580" w:rsidRDefault="00095580" w:rsidP="00200230">
      <w:r>
        <w:t>The component</w:t>
      </w:r>
      <w:ins w:id="600" w:author="Diogo José Domingues Regateiro" w:date="2015-06-02T17:04:00Z">
        <w:r w:rsidR="00271D40">
          <w:t>s</w:t>
        </w:r>
      </w:ins>
      <w:r>
        <w:t xml:space="preserve"> listed are: </w:t>
      </w:r>
    </w:p>
    <w:p w14:paraId="7400A57F" w14:textId="77777777" w:rsidR="00CC1D51" w:rsidRDefault="00095580" w:rsidP="00095580">
      <w:pPr>
        <w:pStyle w:val="ListParagraph"/>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14:paraId="57D9E555" w14:textId="77777777" w:rsidR="00095580" w:rsidRDefault="00CC1D51" w:rsidP="00095580">
      <w:pPr>
        <w:pStyle w:val="ListParagraph"/>
        <w:numPr>
          <w:ilvl w:val="0"/>
          <w:numId w:val="36"/>
        </w:numPr>
      </w:pPr>
      <w:r>
        <w:t xml:space="preserve">AT&amp;T - this is an open source project that was used for its functionality which can be described in detail in subsection </w:t>
      </w:r>
      <w:r>
        <w:fldChar w:fldCharType="begin"/>
      </w:r>
      <w:r>
        <w:instrText xml:space="preserve"> REF _Ref420782633 \n \h </w:instrText>
      </w:r>
      <w:r>
        <w:fldChar w:fldCharType="separate"/>
      </w:r>
      <w:r w:rsidR="000C1277">
        <w:t>3.2</w:t>
      </w:r>
      <w:r>
        <w:fldChar w:fldCharType="end"/>
      </w:r>
      <w:r>
        <w:t xml:space="preserve">. The main functionality used was the PDP engine, PIP interfaces so it can be used by the PDP engine and the configuration functionality. Details can be seen in subsection </w:t>
      </w:r>
      <w:r>
        <w:fldChar w:fldCharType="begin"/>
      </w:r>
      <w:r>
        <w:instrText xml:space="preserve"> REF _Ref420785214 \n \h </w:instrText>
      </w:r>
      <w:r>
        <w:fldChar w:fldCharType="separate"/>
      </w:r>
      <w:r w:rsidR="000C1277">
        <w:t>4.1.1</w:t>
      </w:r>
      <w:r>
        <w:fldChar w:fldCharType="end"/>
      </w:r>
      <w:r>
        <w:t>;</w:t>
      </w:r>
      <w:r w:rsidR="00095580">
        <w:t xml:space="preserve"> </w:t>
      </w:r>
    </w:p>
    <w:p w14:paraId="5D3FD2CE" w14:textId="77777777" w:rsidR="00CC1D51" w:rsidRDefault="00CC1D51" w:rsidP="00095580">
      <w:pPr>
        <w:pStyle w:val="ListParagraph"/>
        <w:numPr>
          <w:ilvl w:val="0"/>
          <w:numId w:val="36"/>
        </w:numPr>
      </w:pPr>
      <w:r>
        <w:t xml:space="preserve">AccessControl - this contains the main functionality of this solution. It contains the PDP, PEPs, PIPs, PRP, PAP, Context Handler and others. </w:t>
      </w:r>
    </w:p>
    <w:p w14:paraId="74871C5F" w14:textId="77777777" w:rsidR="00CC1D51" w:rsidRDefault="00CC1D51" w:rsidP="00095580">
      <w:pPr>
        <w:pStyle w:val="ListParagraph"/>
        <w:numPr>
          <w:ilvl w:val="0"/>
          <w:numId w:val="36"/>
        </w:numPr>
      </w:pPr>
      <w:r>
        <w:t>PolicyDB, SensorDB and AttributeDB - these contain the database managers and the java clients for the database they are using. The PolicyDB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14:paraId="7E586C28" w14:textId="77777777" w:rsidR="00B84DA0" w:rsidRDefault="00B84DA0" w:rsidP="00095580">
      <w:pPr>
        <w:pStyle w:val="ListParagraph"/>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fldChar w:fldCharType="begin"/>
      </w:r>
      <w:r>
        <w:instrText xml:space="preserve"> REF _Ref419886710 \n \h </w:instrText>
      </w:r>
      <w:r>
        <w:fldChar w:fldCharType="separate"/>
      </w:r>
      <w:r w:rsidR="000C1277">
        <w:t>4.3</w:t>
      </w:r>
      <w:r>
        <w:fldChar w:fldCharType="end"/>
      </w:r>
      <w:r>
        <w:t>;</w:t>
      </w:r>
    </w:p>
    <w:p w14:paraId="213A4048" w14:textId="77777777" w:rsidR="00B84DA0" w:rsidRDefault="00B84DA0" w:rsidP="00B84DA0">
      <w:pPr>
        <w:pStyle w:val="ListParagraph"/>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14:paraId="52C0C679" w14:textId="7F53F7AA" w:rsidR="00112136" w:rsidRDefault="00B84DA0" w:rsidP="00200230">
      <w:r>
        <w:t>This package layout was made so</w:t>
      </w:r>
      <w:ins w:id="601" w:author="Diogo José Domingues Regateiro" w:date="2015-06-02T17:19:00Z">
        <w:r w:rsidR="00572B86">
          <w:t xml:space="preserve"> that</w:t>
        </w:r>
      </w:ins>
      <w:r>
        <w:t xml:space="preserve"> the functionalities can be utilized by other systems and were separate into different project simulating how they would be separated onto different machines. </w:t>
      </w:r>
    </w:p>
    <w:p w14:paraId="488AF243" w14:textId="77777777" w:rsidR="0059642B" w:rsidRPr="0019155B" w:rsidRDefault="0059642B">
      <w:pPr>
        <w:spacing w:after="0" w:line="240" w:lineRule="auto"/>
        <w:jc w:val="left"/>
        <w:rPr>
          <w:rFonts w:asciiTheme="majorHAnsi" w:eastAsiaTheme="majorEastAsia" w:hAnsiTheme="majorHAnsi" w:cstheme="majorBidi"/>
          <w:b/>
          <w:bCs/>
          <w:sz w:val="28"/>
          <w:szCs w:val="26"/>
        </w:rPr>
      </w:pPr>
      <w:r>
        <w:br w:type="page"/>
      </w:r>
    </w:p>
    <w:p w14:paraId="157CDA2C" w14:textId="77777777" w:rsidR="00A178F5" w:rsidRDefault="00A178F5" w:rsidP="008413F6">
      <w:pPr>
        <w:pStyle w:val="Heading3"/>
      </w:pPr>
      <w:bookmarkStart w:id="602" w:name="_Toc420893213"/>
      <w:r>
        <w:lastRenderedPageBreak/>
        <w:t>Components</w:t>
      </w:r>
      <w:bookmarkEnd w:id="602"/>
    </w:p>
    <w:p w14:paraId="71CA77B0" w14:textId="77777777" w:rsidR="00363A20" w:rsidRDefault="00363A20" w:rsidP="00363A20">
      <w:pPr>
        <w:pStyle w:val="Subtitle"/>
      </w:pPr>
      <w:r>
        <w:t>PEP</w:t>
      </w:r>
    </w:p>
    <w:p w14:paraId="7F5E937E" w14:textId="4D96801B"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del w:id="603" w:author="Diogo José Domingues Regateiro" w:date="2015-06-02T17:26:00Z">
        <w:r w:rsidDel="00994187">
          <w:delText>built rigid</w:delText>
        </w:r>
      </w:del>
      <w:ins w:id="604" w:author="Diogo José Domingues Regateiro" w:date="2015-06-02T17:26:00Z">
        <w:r w:rsidR="00994187">
          <w:t>robust</w:t>
        </w:r>
      </w:ins>
      <w:r>
        <w:t xml:space="preserve"> enough to ensure correct execution and flexible to be implemented on various types of systems. Because of this</w:t>
      </w:r>
      <w:ins w:id="605" w:author="Diogo José Domingues Regateiro" w:date="2015-06-02T17:27:00Z">
        <w:r w:rsidR="00994187">
          <w:t>,</w:t>
        </w:r>
      </w:ins>
      <w:r>
        <w:t xml:space="preserve"> and reasons explained in Section </w:t>
      </w:r>
      <w:r w:rsidR="00884F01">
        <w:fldChar w:fldCharType="begin"/>
      </w:r>
      <w:r>
        <w:instrText xml:space="preserve"> REF _Ref419886737 \n \h </w:instrText>
      </w:r>
      <w:r w:rsidR="00884F01">
        <w:fldChar w:fldCharType="separate"/>
      </w:r>
      <w:r w:rsidR="000C1277">
        <w:t>4.3</w:t>
      </w:r>
      <w:r w:rsidR="00884F01">
        <w:fldChar w:fldCharType="end"/>
      </w:r>
      <w:ins w:id="606" w:author="Diogo José Domingues Regateiro" w:date="2015-06-02T17:27:00Z">
        <w:r w:rsidR="00994187">
          <w:t>,</w:t>
        </w:r>
      </w:ins>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w:t>
      </w:r>
      <w:ins w:id="607" w:author="Diogo José Domingues Regateiro" w:date="2015-06-02T17:28:00Z">
        <w:r w:rsidR="00994187">
          <w:t>,</w:t>
        </w:r>
      </w:ins>
      <w:r>
        <w:t xml:space="preserve"> along with the request, provide the PEP with an object that implements a defined interface </w:t>
      </w:r>
      <w:r w:rsidRPr="004C570B">
        <w:rPr>
          <w:rFonts w:ascii="Consolas" w:hAnsi="Consolas" w:cs="Consolas"/>
          <w:color w:val="000000"/>
          <w:lang w:val="hr-HR"/>
        </w:rPr>
        <w:t>IResourceFetcher</w:t>
      </w:r>
      <w:r>
        <w:rPr>
          <w:rFonts w:ascii="Consolas" w:hAnsi="Consolas" w:cs="Consolas"/>
          <w:color w:val="000000"/>
          <w:lang w:val="hr-HR"/>
        </w:rPr>
        <w:t>.</w:t>
      </w:r>
      <w:r>
        <w:t xml:space="preserve">  </w:t>
      </w:r>
    </w:p>
    <w:p w14:paraId="6A4D5304" w14:textId="77777777" w:rsidR="00363A20" w:rsidRDefault="00363A20" w:rsidP="008413F6">
      <w:r>
        <w:rPr>
          <w:noProof/>
          <w:lang w:eastAsia="en-GB"/>
        </w:rPr>
        <w:drawing>
          <wp:inline distT="0" distB="0" distL="0" distR="0" wp14:anchorId="3F84BA9D" wp14:editId="61F7FCC3">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2" cstate="print"/>
                    <a:stretch>
                      <a:fillRect/>
                    </a:stretch>
                  </pic:blipFill>
                  <pic:spPr>
                    <a:xfrm>
                      <a:off x="0" y="0"/>
                      <a:ext cx="5191125" cy="2895600"/>
                    </a:xfrm>
                    <a:prstGeom prst="rect">
                      <a:avLst/>
                    </a:prstGeom>
                  </pic:spPr>
                </pic:pic>
              </a:graphicData>
            </a:graphic>
          </wp:inline>
        </w:drawing>
      </w:r>
    </w:p>
    <w:p w14:paraId="33769F3D" w14:textId="77777777" w:rsidR="00363A20" w:rsidRDefault="00363A20" w:rsidP="00B16AA4">
      <w:pPr>
        <w:pStyle w:val="Caption"/>
        <w:spacing w:before="240"/>
      </w:pPr>
      <w:bookmarkStart w:id="608" w:name="_Ref419887656"/>
      <w:bookmarkStart w:id="609" w:name="_Toc420892383"/>
      <w:r>
        <w:t xml:space="preserve">Figure </w:t>
      </w:r>
      <w:r w:rsidR="0019155B">
        <w:fldChar w:fldCharType="begin"/>
      </w:r>
      <w:r w:rsidR="0019155B">
        <w:instrText xml:space="preserve"> SEQ Figure \* ARABIC </w:instrText>
      </w:r>
      <w:r w:rsidR="0019155B">
        <w:fldChar w:fldCharType="separate"/>
      </w:r>
      <w:r w:rsidR="000C1277">
        <w:rPr>
          <w:noProof/>
        </w:rPr>
        <w:t>14</w:t>
      </w:r>
      <w:r w:rsidR="0019155B">
        <w:rPr>
          <w:noProof/>
        </w:rPr>
        <w:fldChar w:fldCharType="end"/>
      </w:r>
      <w:bookmarkEnd w:id="608"/>
      <w:r>
        <w:t>. Class diagram of the PEPs</w:t>
      </w:r>
      <w:bookmarkEnd w:id="609"/>
    </w:p>
    <w:p w14:paraId="68C7B861" w14:textId="783C76A2" w:rsidR="00A603EE" w:rsidRDefault="00363A20" w:rsidP="008413F6">
      <w:r>
        <w:tab/>
        <w:t xml:space="preserve">In </w:t>
      </w:r>
      <w:r w:rsidR="00884F01">
        <w:fldChar w:fldCharType="begin"/>
      </w:r>
      <w:r>
        <w:instrText xml:space="preserve"> REF _Ref419887656 \h </w:instrText>
      </w:r>
      <w:r w:rsidR="00884F01">
        <w:fldChar w:fldCharType="separate"/>
      </w:r>
      <w:r w:rsidR="000C1277">
        <w:t xml:space="preserve">Figure </w:t>
      </w:r>
      <w:r w:rsidR="000C1277">
        <w:rPr>
          <w:noProof/>
        </w:rPr>
        <w:t>14</w:t>
      </w:r>
      <w:r w:rsidR="00884F01">
        <w:fldChar w:fldCharType="end"/>
      </w:r>
      <w:del w:id="610" w:author="Diogo José Domingues Regateiro" w:date="2015-06-02T17:29:00Z">
        <w:r w:rsidDel="00994187">
          <w:delText>.</w:delText>
        </w:r>
      </w:del>
      <w:r>
        <w:t xml:space="preserve"> the class diagram for the PEPs can be seen.</w:t>
      </w:r>
      <w:r w:rsidR="00831325">
        <w:t xml:space="preserve"> The </w:t>
      </w:r>
      <w:r w:rsidR="00831325" w:rsidRPr="004C570B">
        <w:rPr>
          <w:rFonts w:ascii="Consolas" w:hAnsi="Consolas" w:cs="Consolas"/>
          <w:color w:val="000000"/>
          <w:lang w:val="hr-HR"/>
        </w:rPr>
        <w:t>IResourceFetcher</w:t>
      </w:r>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r w:rsidR="00831325" w:rsidRPr="00831325">
        <w:rPr>
          <w:rFonts w:ascii="Consolas" w:hAnsi="Consolas" w:cs="Consolas"/>
        </w:rPr>
        <w:t>LocalPEP</w:t>
      </w:r>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884F01">
        <w:fldChar w:fldCharType="begin"/>
      </w:r>
      <w:r w:rsidR="00831325">
        <w:instrText xml:space="preserve"> REF _Ref419888192 \n \h </w:instrText>
      </w:r>
      <w:r w:rsidR="00884F01">
        <w:fldChar w:fldCharType="separate"/>
      </w:r>
      <w:r w:rsidR="000C1277">
        <w:t>4.3</w:t>
      </w:r>
      <w:r w:rsidR="00884F01">
        <w:fldChar w:fldCharType="end"/>
      </w:r>
      <w:r w:rsidR="00831325">
        <w:t>.</w:t>
      </w:r>
    </w:p>
    <w:p w14:paraId="50F95D8B" w14:textId="77777777" w:rsidR="00EB02D0" w:rsidRDefault="00EB02D0" w:rsidP="00EB02D0">
      <w:pPr>
        <w:pStyle w:val="Subtitle"/>
      </w:pPr>
      <w:r w:rsidRPr="00EB02D0">
        <w:lastRenderedPageBreak/>
        <w:t>Databases</w:t>
      </w:r>
    </w:p>
    <w:p w14:paraId="09868474" w14:textId="42A00AD4"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460ED0">
        <w:t xml:space="preserve">Section </w:t>
      </w:r>
      <w:commentRangeStart w:id="611"/>
      <w:r w:rsidR="00884F01">
        <w:fldChar w:fldCharType="begin"/>
      </w:r>
      <w:r w:rsidR="00460ED0">
        <w:instrText xml:space="preserve"> REF _Ref419808695 \r \h </w:instrText>
      </w:r>
      <w:r w:rsidR="00884F01">
        <w:fldChar w:fldCharType="separate"/>
      </w:r>
      <w:ins w:id="612" w:author="Diogo José Domingues Regateiro" w:date="2015-06-03T17:32:00Z">
        <w:r w:rsidR="000C1277">
          <w:rPr>
            <w:b/>
            <w:bCs/>
            <w:lang w:val="en-US"/>
          </w:rPr>
          <w:t>Error! Reference source not found.</w:t>
        </w:r>
      </w:ins>
      <w:del w:id="613" w:author="Diogo José Domingues Regateiro" w:date="2015-06-03T17:32:00Z">
        <w:r w:rsidR="004E3BB3" w:rsidDel="000C1277">
          <w:rPr>
            <w:b/>
            <w:bCs/>
            <w:lang w:val="hr-HR"/>
          </w:rPr>
          <w:delText>Pogreška! Izvor reference nije pronađen.</w:delText>
        </w:r>
      </w:del>
      <w:r w:rsidR="00884F01">
        <w:fldChar w:fldCharType="end"/>
      </w:r>
      <w:commentRangeEnd w:id="611"/>
      <w:r w:rsidR="00994187">
        <w:rPr>
          <w:rStyle w:val="CommentReference"/>
        </w:rPr>
        <w:commentReference w:id="611"/>
      </w:r>
      <w:r w:rsidR="00460ED0">
        <w:t xml:space="preserve">. </w:t>
      </w:r>
    </w:p>
    <w:p w14:paraId="0893F949" w14:textId="60210E2E" w:rsidR="004C484C" w:rsidRDefault="004C484C" w:rsidP="00D81A53">
      <w:r>
        <w:tab/>
        <w:t>In the Cassandra database</w:t>
      </w:r>
      <w:ins w:id="614" w:author="Diogo José Domingues Regateiro" w:date="2015-06-02T17:35:00Z">
        <w:r w:rsidR="00994187">
          <w:t>,</w:t>
        </w:r>
      </w:ins>
      <w:r>
        <w:t xml:space="preserv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14:paraId="2FCF2044" w14:textId="77777777" w:rsidR="008A0BBE" w:rsidRDefault="00AB1FFC" w:rsidP="00AB1FFC">
      <w:pPr>
        <w:jc w:val="center"/>
      </w:pPr>
      <w:r>
        <w:rPr>
          <w:noProof/>
          <w:lang w:eastAsia="en-GB"/>
        </w:rPr>
        <w:drawing>
          <wp:inline distT="0" distB="0" distL="0" distR="0" wp14:anchorId="01A8BBFB" wp14:editId="41403851">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3" cstate="print"/>
                    <a:stretch>
                      <a:fillRect/>
                    </a:stretch>
                  </pic:blipFill>
                  <pic:spPr>
                    <a:xfrm>
                      <a:off x="0" y="0"/>
                      <a:ext cx="5579745" cy="1769745"/>
                    </a:xfrm>
                    <a:prstGeom prst="rect">
                      <a:avLst/>
                    </a:prstGeom>
                  </pic:spPr>
                </pic:pic>
              </a:graphicData>
            </a:graphic>
          </wp:inline>
        </w:drawing>
      </w:r>
    </w:p>
    <w:p w14:paraId="381593C4" w14:textId="77777777" w:rsidR="00AB1FFC" w:rsidRDefault="00AB1FFC" w:rsidP="00B16AA4">
      <w:pPr>
        <w:pStyle w:val="Caption"/>
        <w:spacing w:before="240"/>
      </w:pPr>
      <w:bookmarkStart w:id="615" w:name="_Ref419815690"/>
      <w:bookmarkStart w:id="616" w:name="_Toc420892384"/>
      <w:r>
        <w:t xml:space="preserve">Figure </w:t>
      </w:r>
      <w:r w:rsidR="0019155B">
        <w:fldChar w:fldCharType="begin"/>
      </w:r>
      <w:r w:rsidR="0019155B">
        <w:instrText xml:space="preserve"> SEQ Figure \* ARABIC </w:instrText>
      </w:r>
      <w:r w:rsidR="0019155B">
        <w:fldChar w:fldCharType="separate"/>
      </w:r>
      <w:r w:rsidR="000C1277">
        <w:rPr>
          <w:noProof/>
        </w:rPr>
        <w:t>15</w:t>
      </w:r>
      <w:r w:rsidR="0019155B">
        <w:rPr>
          <w:noProof/>
        </w:rPr>
        <w:fldChar w:fldCharType="end"/>
      </w:r>
      <w:bookmarkEnd w:id="615"/>
      <w:r>
        <w:t>. Cassandra database schema for storing sensor data</w:t>
      </w:r>
      <w:bookmarkEnd w:id="616"/>
      <w:r>
        <w:t xml:space="preserve"> </w:t>
      </w:r>
    </w:p>
    <w:p w14:paraId="2ED28F7C" w14:textId="1CD65AB6" w:rsidR="00EB02D0" w:rsidRPr="000325DF" w:rsidRDefault="008A0BBE" w:rsidP="00EB02D0">
      <w:r>
        <w:tab/>
      </w:r>
      <w:r w:rsidR="00884F01">
        <w:fldChar w:fldCharType="begin"/>
      </w:r>
      <w:r w:rsidR="004C484C">
        <w:instrText xml:space="preserve"> REF _Ref419815690 \h </w:instrText>
      </w:r>
      <w:r w:rsidR="00884F01">
        <w:fldChar w:fldCharType="separate"/>
      </w:r>
      <w:r w:rsidR="000C1277">
        <w:t xml:space="preserve">Figure </w:t>
      </w:r>
      <w:r w:rsidR="000C1277">
        <w:rPr>
          <w:noProof/>
        </w:rPr>
        <w:t>15</w:t>
      </w:r>
      <w:r w:rsidR="00884F01">
        <w:fldChar w:fldCharType="end"/>
      </w:r>
      <w:del w:id="617" w:author="Diogo José Domingues Regateiro" w:date="2015-06-02T17:37:00Z">
        <w:r w:rsidR="004C484C" w:rsidDel="00994187">
          <w:delText>.</w:delText>
        </w:r>
      </w:del>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ins w:id="618" w:author="Diogo José Domingues Regateiro" w:date="2015-06-02T17:42:00Z">
        <w:r w:rsidR="00BC0D05">
          <w:t>,</w:t>
        </w:r>
      </w:ins>
      <w:r w:rsidR="000325DF">
        <w:t xml:space="preserve"> the values</w:t>
      </w:r>
      <w:ins w:id="619" w:author="Diogo José Domingues Regateiro" w:date="2015-06-02T17:42:00Z">
        <w:r w:rsidR="00BC0D05">
          <w:t xml:space="preserve"> used</w:t>
        </w:r>
      </w:ins>
      <w:r w:rsidR="000325DF">
        <w:t xml:space="preserve"> aren't of real concern making this schema</w:t>
      </w:r>
      <w:ins w:id="620" w:author="Diogo José Domingues Regateiro" w:date="2015-06-02T17:43:00Z">
        <w:r w:rsidR="00BC0D05">
          <w:t xml:space="preserve"> is</w:t>
        </w:r>
      </w:ins>
      <w:r w:rsidR="000325DF">
        <w:t xml:space="preserve"> good for storing generic sensor data for testing purposes. The </w:t>
      </w:r>
      <w:r w:rsidR="000325DF" w:rsidRPr="00C9719F">
        <w:rPr>
          <w:rFonts w:ascii="Consolas" w:hAnsi="Consolas" w:cs="Consolas"/>
        </w:rPr>
        <w:t>INDEX</w:t>
      </w:r>
      <w:r w:rsidR="000325DF">
        <w:t xml:space="preserve"> is made </w:t>
      </w:r>
      <w:del w:id="621" w:author="Diogo José Domingues Regateiro" w:date="2015-06-02T17:43:00Z">
        <w:r w:rsidR="000325DF" w:rsidDel="00BC0D05">
          <w:delText xml:space="preserve">on </w:delText>
        </w:r>
      </w:del>
      <w:ins w:id="622" w:author="Diogo José Domingues Regateiro" w:date="2015-06-02T17:43:00Z">
        <w:r w:rsidR="00BC0D05">
          <w:t xml:space="preserve">of </w:t>
        </w:r>
      </w:ins>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14:paraId="5ED7543F" w14:textId="77777777" w:rsidR="00AB1FFC" w:rsidRDefault="00AB1FFC" w:rsidP="00AB1FFC">
      <w:pPr>
        <w:jc w:val="center"/>
      </w:pPr>
      <w:r>
        <w:rPr>
          <w:noProof/>
          <w:lang w:eastAsia="en-GB"/>
        </w:rPr>
        <w:drawing>
          <wp:inline distT="0" distB="0" distL="0" distR="0" wp14:anchorId="57BD54BE" wp14:editId="1568CFBF">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4"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14:paraId="05C7EAAE" w14:textId="77777777" w:rsidR="00AB1FFC" w:rsidRDefault="00AB1FFC" w:rsidP="00B16AA4">
      <w:pPr>
        <w:pStyle w:val="Caption"/>
        <w:spacing w:before="240"/>
      </w:pPr>
      <w:bookmarkStart w:id="623" w:name="_Ref419837325"/>
      <w:bookmarkStart w:id="624" w:name="_Toc420892385"/>
      <w:r>
        <w:t xml:space="preserve">Figure </w:t>
      </w:r>
      <w:r w:rsidR="0019155B">
        <w:fldChar w:fldCharType="begin"/>
      </w:r>
      <w:r w:rsidR="0019155B">
        <w:instrText xml:space="preserve"> SEQ Figure \* ARABIC </w:instrText>
      </w:r>
      <w:r w:rsidR="0019155B">
        <w:fldChar w:fldCharType="separate"/>
      </w:r>
      <w:r w:rsidR="000C1277">
        <w:rPr>
          <w:noProof/>
        </w:rPr>
        <w:t>16</w:t>
      </w:r>
      <w:r w:rsidR="0019155B">
        <w:rPr>
          <w:noProof/>
        </w:rPr>
        <w:fldChar w:fldCharType="end"/>
      </w:r>
      <w:bookmarkEnd w:id="623"/>
      <w:r>
        <w:t>. Redis schema for storing policies</w:t>
      </w:r>
      <w:bookmarkEnd w:id="624"/>
    </w:p>
    <w:p w14:paraId="6182B700" w14:textId="17094C48" w:rsidR="00AB1FFC" w:rsidRDefault="000325DF" w:rsidP="00EB02D0">
      <w:r>
        <w:lastRenderedPageBreak/>
        <w:tab/>
      </w:r>
      <w:r w:rsidR="00884F01">
        <w:fldChar w:fldCharType="begin"/>
      </w:r>
      <w:r>
        <w:instrText xml:space="preserve"> REF _Ref419837325 \h </w:instrText>
      </w:r>
      <w:r w:rsidR="00884F01">
        <w:fldChar w:fldCharType="separate"/>
      </w:r>
      <w:r w:rsidR="000C1277">
        <w:t xml:space="preserve">Figure </w:t>
      </w:r>
      <w:r w:rsidR="000C1277">
        <w:rPr>
          <w:noProof/>
        </w:rPr>
        <w:t>16</w:t>
      </w:r>
      <w:r w:rsidR="00884F01">
        <w:fldChar w:fldCharType="end"/>
      </w:r>
      <w:del w:id="625" w:author="Diogo José Domingues Regateiro" w:date="2015-06-02T17:43:00Z">
        <w:r w:rsidDel="00BC0D05">
          <w:delText>.</w:delText>
        </w:r>
      </w:del>
      <w:r>
        <w:t xml:space="preserve"> shows the structure used for storing policies on the Redis database. The structure is a simple hash map with a </w:t>
      </w:r>
      <w:r w:rsidRPr="00C9719F">
        <w:rPr>
          <w:rFonts w:ascii="Consolas" w:hAnsi="Consolas" w:cs="Consolas"/>
        </w:rPr>
        <w:t>policyID</w:t>
      </w:r>
      <w:r>
        <w:t xml:space="preserve"> as a key</w:t>
      </w:r>
      <w:ins w:id="626" w:author="Diogo José Domingues Regateiro" w:date="2015-06-02T17:46:00Z">
        <w:r w:rsidR="00C7694A">
          <w:t>,</w:t>
        </w:r>
      </w:ins>
      <w:r>
        <w:t xml:space="preserve"> and the </w:t>
      </w:r>
      <w:r w:rsidR="00FF3547">
        <w:t xml:space="preserve">actual </w:t>
      </w:r>
      <w:r w:rsidRPr="00FF3547">
        <w:rPr>
          <w:i/>
        </w:rPr>
        <w:t>policy</w:t>
      </w:r>
      <w:r>
        <w:t xml:space="preserve"> in string format stored as the value. </w:t>
      </w:r>
      <w:r w:rsidR="00FF3547">
        <w:t xml:space="preserve">The </w:t>
      </w:r>
      <w:r w:rsidR="00FF3547" w:rsidRPr="00C9719F">
        <w:rPr>
          <w:rFonts w:ascii="Consolas" w:hAnsi="Consolas" w:cs="Consolas"/>
        </w:rPr>
        <w:t>policyID</w:t>
      </w:r>
      <w:r w:rsidR="00FF3547">
        <w:t xml:space="preserve"> is a </w:t>
      </w:r>
      <w:commentRangeStart w:id="627"/>
      <w:r w:rsidR="00FF3547">
        <w:t xml:space="preserve">SH1 </w:t>
      </w:r>
      <w:commentRangeEnd w:id="627"/>
      <w:r w:rsidR="00C7694A">
        <w:rPr>
          <w:rStyle w:val="CommentReference"/>
        </w:rPr>
        <w:commentReference w:id="627"/>
      </w:r>
      <w:r w:rsidR="00FF3547">
        <w:t xml:space="preserve">hash value of the actual policy. </w:t>
      </w:r>
      <w:commentRangeStart w:id="628"/>
      <w:r w:rsidR="00FF3547">
        <w:t>This removes the possibility of collisions happening unless the policies are exactly the same.</w:t>
      </w:r>
      <w:commentRangeEnd w:id="628"/>
      <w:r w:rsidR="00B730C9">
        <w:rPr>
          <w:rStyle w:val="CommentReference"/>
        </w:rPr>
        <w:commentReference w:id="628"/>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14:paraId="6EB37821" w14:textId="77777777" w:rsidR="00AB1FFC" w:rsidRDefault="00AB1FFC" w:rsidP="00AB1FFC">
      <w:pPr>
        <w:jc w:val="center"/>
      </w:pPr>
      <w:r>
        <w:rPr>
          <w:noProof/>
          <w:lang w:eastAsia="en-GB"/>
        </w:rPr>
        <w:drawing>
          <wp:inline distT="0" distB="0" distL="0" distR="0" wp14:anchorId="70F69A3E" wp14:editId="3F881DC8">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5" cstate="print"/>
                    <a:stretch>
                      <a:fillRect/>
                    </a:stretch>
                  </pic:blipFill>
                  <pic:spPr>
                    <a:xfrm>
                      <a:off x="0" y="0"/>
                      <a:ext cx="5579745" cy="1748155"/>
                    </a:xfrm>
                    <a:prstGeom prst="rect">
                      <a:avLst/>
                    </a:prstGeom>
                  </pic:spPr>
                </pic:pic>
              </a:graphicData>
            </a:graphic>
          </wp:inline>
        </w:drawing>
      </w:r>
    </w:p>
    <w:p w14:paraId="761470DD" w14:textId="77777777" w:rsidR="00AB1FFC" w:rsidRDefault="00AB1FFC" w:rsidP="00B16AA4">
      <w:pPr>
        <w:pStyle w:val="Caption"/>
        <w:spacing w:before="240"/>
      </w:pPr>
      <w:bookmarkStart w:id="629" w:name="_Ref419837986"/>
      <w:bookmarkStart w:id="630" w:name="_Toc420892386"/>
      <w:r>
        <w:t xml:space="preserve">Figure </w:t>
      </w:r>
      <w:r w:rsidR="0019155B">
        <w:fldChar w:fldCharType="begin"/>
      </w:r>
      <w:r w:rsidR="0019155B">
        <w:instrText xml:space="preserve"> SEQ Figure \* ARABIC </w:instrText>
      </w:r>
      <w:r w:rsidR="0019155B">
        <w:fldChar w:fldCharType="separate"/>
      </w:r>
      <w:r w:rsidR="000C1277">
        <w:rPr>
          <w:noProof/>
        </w:rPr>
        <w:t>17</w:t>
      </w:r>
      <w:r w:rsidR="0019155B">
        <w:rPr>
          <w:noProof/>
        </w:rPr>
        <w:fldChar w:fldCharType="end"/>
      </w:r>
      <w:bookmarkEnd w:id="629"/>
      <w:r>
        <w:t>. Cassandra database schema for storing attribute data</w:t>
      </w:r>
      <w:bookmarkEnd w:id="630"/>
    </w:p>
    <w:p w14:paraId="093AB743" w14:textId="647E536C" w:rsidR="00AB1FFC" w:rsidRDefault="00FF3547" w:rsidP="00EB02D0">
      <w:r>
        <w:tab/>
        <w:t xml:space="preserve">Cassandra is also used for storing attribute data as seen in </w:t>
      </w:r>
      <w:r w:rsidR="00884F01">
        <w:fldChar w:fldCharType="begin"/>
      </w:r>
      <w:r>
        <w:instrText xml:space="preserve"> REF _Ref419837986 \h </w:instrText>
      </w:r>
      <w:r w:rsidR="00884F01">
        <w:fldChar w:fldCharType="separate"/>
      </w:r>
      <w:r w:rsidR="000C1277">
        <w:t xml:space="preserve">Figure </w:t>
      </w:r>
      <w:r w:rsidR="000C1277">
        <w:rPr>
          <w:noProof/>
        </w:rPr>
        <w:t>17</w:t>
      </w:r>
      <w:r w:rsidR="00884F0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r w:rsidR="00EA42F6" w:rsidRPr="00EA42F6">
        <w:rPr>
          <w:rFonts w:ascii="Consolas" w:hAnsi="Consolas" w:cs="Consolas"/>
          <w:color w:val="7F007F"/>
          <w:lang w:val="hr-HR"/>
        </w:rPr>
        <w:t>Category</w:t>
      </w:r>
      <w:r w:rsidR="00EA42F6">
        <w:rPr>
          <w:rFonts w:ascii="Consolas" w:hAnsi="Consolas" w:cs="Consolas"/>
          <w:color w:val="000000"/>
          <w:lang w:val="hr-HR"/>
        </w:rPr>
        <w:t xml:space="preserve">, </w:t>
      </w:r>
      <w:r w:rsidR="00EA42F6" w:rsidRPr="00EA42F6">
        <w:rPr>
          <w:rFonts w:ascii="Consolas" w:hAnsi="Consolas" w:cs="Consolas"/>
          <w:color w:val="7F007F"/>
          <w:lang w:val="hr-HR"/>
        </w:rPr>
        <w:t>AttributeId</w:t>
      </w:r>
      <w:r w:rsidR="00EA42F6">
        <w:rPr>
          <w:rFonts w:ascii="Consolas" w:hAnsi="Consolas" w:cs="Consolas"/>
          <w:color w:val="000000"/>
          <w:lang w:val="hr-HR"/>
        </w:rPr>
        <w:t xml:space="preserve"> and </w:t>
      </w:r>
      <w:r w:rsidR="00EA42F6" w:rsidRPr="00EA42F6">
        <w:rPr>
          <w:rFonts w:ascii="Consolas" w:hAnsi="Consolas" w:cs="Consolas"/>
          <w:color w:val="7F007F"/>
          <w:lang w:val="hr-HR"/>
        </w:rPr>
        <w:t>DataType</w:t>
      </w:r>
      <w:r w:rsidR="00EA42F6">
        <w:t>. All columns are type string because it is the simplest</w:t>
      </w:r>
      <w:r w:rsidR="00312748">
        <w:t xml:space="preserve">, </w:t>
      </w:r>
      <w:r w:rsidR="00EA42F6">
        <w:t>most convenient way</w:t>
      </w:r>
      <w:r w:rsidR="00312748">
        <w:t xml:space="preserve"> and </w:t>
      </w:r>
      <w:commentRangeStart w:id="631"/>
      <w:r w:rsidR="00312748">
        <w:t>the</w:t>
      </w:r>
      <w:r w:rsidR="00EA42F6">
        <w:t xml:space="preserve"> of </w:t>
      </w:r>
      <w:commentRangeEnd w:id="631"/>
      <w:r w:rsidR="00B730C9">
        <w:rPr>
          <w:rStyle w:val="CommentReference"/>
        </w:rPr>
        <w:commentReference w:id="631"/>
      </w:r>
      <w:r w:rsidR="00EA42F6">
        <w:t xml:space="preserve">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w:t>
      </w:r>
      <w:ins w:id="632" w:author="Diogo José Domingues Regateiro" w:date="2015-06-03T10:11:00Z">
        <w:r w:rsidR="00067AD6">
          <w:t>,</w:t>
        </w:r>
      </w:ins>
      <w:r w:rsidR="00312748">
        <w:t xml:space="preserve"> because many subjects and resources could have the same type of data but would originate from different resources/subjects. The environment is considered as being a single entity and the distinction between values is done mainly </w:t>
      </w:r>
      <w:del w:id="633" w:author="Diogo José Domingues Regateiro" w:date="2015-06-03T10:13:00Z">
        <w:r w:rsidR="00312748" w:rsidDel="00067AD6">
          <w:delText xml:space="preserve">done </w:delText>
        </w:r>
      </w:del>
      <w:r w:rsidR="00312748">
        <w:t xml:space="preserve">with the name. </w:t>
      </w:r>
      <w:commentRangeStart w:id="634"/>
      <w:r w:rsidR="00312748">
        <w:t xml:space="preserve">These tables </w:t>
      </w:r>
      <w:commentRangeEnd w:id="634"/>
      <w:r w:rsidR="00067AD6">
        <w:rPr>
          <w:rStyle w:val="CommentReference"/>
        </w:rPr>
        <w:commentReference w:id="634"/>
      </w:r>
      <w:r w:rsidR="00312748">
        <w:t xml:space="preserve">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14:paraId="2C954B40" w14:textId="77777777" w:rsidR="00EB02D0" w:rsidRDefault="00EB02D0" w:rsidP="00EB02D0">
      <w:pPr>
        <w:pStyle w:val="Subtitle"/>
      </w:pPr>
      <w:r>
        <w:t>Database Managers</w:t>
      </w:r>
    </w:p>
    <w:p w14:paraId="76749BC8" w14:textId="5F928AB2"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and limiting the possible actions to acceptable ones</w:t>
      </w:r>
      <w:ins w:id="635" w:author="Diogo José Domingues Regateiro" w:date="2015-06-03T10:55:00Z">
        <w:r w:rsidR="00C81018">
          <w:t>,</w:t>
        </w:r>
      </w:ins>
      <w:r w:rsidR="009F1BE4">
        <w:t xml:space="preserve"> like adding and retrieving data. The </w:t>
      </w:r>
      <w:r w:rsidR="009F1BE4" w:rsidRPr="00C9719F">
        <w:rPr>
          <w:rFonts w:ascii="Consolas" w:hAnsi="Consolas" w:cs="Consolas"/>
        </w:rPr>
        <w:t>PolicyDBManager</w:t>
      </w:r>
      <w:r w:rsidR="009F1BE4">
        <w:t xml:space="preserve"> and </w:t>
      </w:r>
      <w:r w:rsidR="009F1BE4" w:rsidRPr="00C9719F">
        <w:rPr>
          <w:rFonts w:ascii="Consolas" w:hAnsi="Consolas" w:cs="Consolas"/>
        </w:rPr>
        <w:t>AttributeDBManager</w:t>
      </w:r>
      <w:r w:rsidR="009F1BE4">
        <w:t xml:space="preserve"> allow </w:t>
      </w:r>
      <w:r w:rsidR="009F1BE4">
        <w:lastRenderedPageBreak/>
        <w:t xml:space="preserve">for </w:t>
      </w:r>
      <w:ins w:id="636" w:author="Diogo José Domingues Regateiro" w:date="2015-06-03T10:56:00Z">
        <w:r w:rsidR="00C81018">
          <w:t xml:space="preserve">the </w:t>
        </w:r>
      </w:ins>
      <w:r w:rsidR="009F1BE4">
        <w:t xml:space="preserve">deletion and modification of data while the </w:t>
      </w:r>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r w:rsidR="009F1BE4">
        <w:t xml:space="preserve"> doesn't </w:t>
      </w:r>
      <w:del w:id="637" w:author="Diogo José Domingues Regateiro" w:date="2015-06-03T10:56:00Z">
        <w:r w:rsidR="009F1BE4" w:rsidDel="00C81018">
          <w:delText>allow for</w:delText>
        </w:r>
      </w:del>
      <w:ins w:id="638" w:author="Diogo José Domingues Regateiro" w:date="2015-06-03T10:56:00Z">
        <w:r w:rsidR="00C81018">
          <w:t>support</w:t>
        </w:r>
      </w:ins>
      <w:r w:rsidR="009F1BE4">
        <w:t xml:space="preserve"> those actions. </w:t>
      </w:r>
    </w:p>
    <w:p w14:paraId="72893712" w14:textId="77777777" w:rsidR="001F5180" w:rsidRDefault="001F5180" w:rsidP="00E8179C">
      <w:r>
        <w:rPr>
          <w:noProof/>
          <w:lang w:eastAsia="en-GB"/>
        </w:rPr>
        <w:drawing>
          <wp:inline distT="0" distB="0" distL="0" distR="0" wp14:anchorId="63EB52CD" wp14:editId="55D477CF">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6" cstate="print"/>
                    <a:stretch>
                      <a:fillRect/>
                    </a:stretch>
                  </pic:blipFill>
                  <pic:spPr>
                    <a:xfrm>
                      <a:off x="0" y="0"/>
                      <a:ext cx="5579745" cy="2898140"/>
                    </a:xfrm>
                    <a:prstGeom prst="rect">
                      <a:avLst/>
                    </a:prstGeom>
                  </pic:spPr>
                </pic:pic>
              </a:graphicData>
            </a:graphic>
          </wp:inline>
        </w:drawing>
      </w:r>
    </w:p>
    <w:p w14:paraId="1512B1A4" w14:textId="77777777" w:rsidR="001F5180" w:rsidRDefault="001F5180" w:rsidP="00B16AA4">
      <w:pPr>
        <w:pStyle w:val="Caption"/>
        <w:spacing w:before="240"/>
      </w:pPr>
      <w:bookmarkStart w:id="639" w:name="_Ref419883436"/>
      <w:bookmarkStart w:id="640" w:name="_Toc420892387"/>
      <w:r>
        <w:t xml:space="preserve">Figure </w:t>
      </w:r>
      <w:r w:rsidR="0019155B">
        <w:fldChar w:fldCharType="begin"/>
      </w:r>
      <w:r w:rsidR="0019155B">
        <w:instrText xml:space="preserve"> SEQ Figure \* ARABIC </w:instrText>
      </w:r>
      <w:r w:rsidR="0019155B">
        <w:fldChar w:fldCharType="separate"/>
      </w:r>
      <w:r w:rsidR="000C1277">
        <w:rPr>
          <w:noProof/>
        </w:rPr>
        <w:t>18</w:t>
      </w:r>
      <w:r w:rsidR="0019155B">
        <w:rPr>
          <w:noProof/>
        </w:rPr>
        <w:fldChar w:fldCharType="end"/>
      </w:r>
      <w:bookmarkEnd w:id="639"/>
      <w:r>
        <w:t>. Class diagram for the Data Managers</w:t>
      </w:r>
      <w:bookmarkEnd w:id="640"/>
    </w:p>
    <w:p w14:paraId="09359D0D" w14:textId="22D3FAEE" w:rsidR="00197739" w:rsidRDefault="001F5180" w:rsidP="00E8179C">
      <w:r>
        <w:tab/>
        <w:t xml:space="preserve">The class diagram shown in </w:t>
      </w:r>
      <w:r w:rsidR="00884F01">
        <w:fldChar w:fldCharType="begin"/>
      </w:r>
      <w:r>
        <w:instrText xml:space="preserve"> REF _Ref419883436 \h </w:instrText>
      </w:r>
      <w:r w:rsidR="00884F01">
        <w:fldChar w:fldCharType="separate"/>
      </w:r>
      <w:r w:rsidR="000C1277">
        <w:t xml:space="preserve">Figure </w:t>
      </w:r>
      <w:r w:rsidR="000C1277">
        <w:rPr>
          <w:noProof/>
        </w:rPr>
        <w:t>18</w:t>
      </w:r>
      <w:r w:rsidR="00884F01">
        <w:fldChar w:fldCharType="end"/>
      </w:r>
      <w:del w:id="641" w:author="Diogo José Domingues Regateiro" w:date="2015-06-03T10:56:00Z">
        <w:r w:rsidDel="00C81018">
          <w:delText>.</w:delText>
        </w:r>
      </w:del>
      <w:r>
        <w:t xml:space="preserve"> shows that the </w:t>
      </w:r>
      <w:r w:rsidRPr="00C9719F">
        <w:rPr>
          <w:rFonts w:ascii="Consolas" w:hAnsi="Consolas" w:cs="Consolas"/>
        </w:rPr>
        <w:t>DBManagerFactory</w:t>
      </w:r>
      <w:r>
        <w:t xml:space="preserve"> holds instances of objects that extend the abstract class </w:t>
      </w:r>
      <w:r w:rsidRPr="00C9719F">
        <w:rPr>
          <w:rFonts w:ascii="Consolas" w:hAnsi="Consolas" w:cs="Consolas"/>
        </w:rPr>
        <w:t>DataManager</w:t>
      </w:r>
      <w:r>
        <w:t xml:space="preserve">. </w:t>
      </w:r>
      <w:r w:rsidR="006B4117">
        <w:t xml:space="preserve">This has been done to enable the use of </w:t>
      </w:r>
      <w:r w:rsidR="006B4117" w:rsidRPr="00C9719F">
        <w:rPr>
          <w:rFonts w:ascii="Consolas" w:hAnsi="Consolas" w:cs="Consolas"/>
        </w:rPr>
        <w:t>DataManagers</w:t>
      </w:r>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r w:rsidR="00AE6592" w:rsidRPr="004C570B">
        <w:rPr>
          <w:rFonts w:ascii="Consolas" w:hAnsi="Consolas" w:cs="Consolas"/>
        </w:rPr>
        <w:t>DBManagerFactory</w:t>
      </w:r>
      <w:r w:rsidR="00AE6592">
        <w:t>)</w:t>
      </w:r>
      <w:r w:rsidR="006B4117">
        <w:t xml:space="preserve">. </w:t>
      </w:r>
      <w:r w:rsidR="00AE6592">
        <w:t>This structure doesn't guarantee that there will only exist one instance of the objects</w:t>
      </w:r>
      <w:ins w:id="642" w:author="Diogo José Domingues Regateiro" w:date="2015-06-03T12:08:00Z">
        <w:r w:rsidR="00492D75">
          <w:t>, since</w:t>
        </w:r>
      </w:ins>
      <w:r w:rsidR="00AE6592">
        <w:t xml:space="preserve"> a public constructor has to exist</w:t>
      </w:r>
      <w:ins w:id="643" w:author="Diogo José Domingues Regateiro" w:date="2015-06-03T12:08:00Z">
        <w:r w:rsidR="00492D75">
          <w:t>,</w:t>
        </w:r>
      </w:ins>
      <w:r w:rsidR="00AE6592">
        <w:t xml:space="preserve"> but as the intent is to get instances t</w:t>
      </w:r>
      <w:ins w:id="644" w:author="Diogo José Domingues Regateiro" w:date="2015-06-03T12:10:00Z">
        <w:r w:rsidR="00492D75">
          <w:t>h</w:t>
        </w:r>
      </w:ins>
      <w:r w:rsidR="00AE6592">
        <w:t xml:space="preserve">rough the Factory, that can be neglected. </w:t>
      </w:r>
    </w:p>
    <w:p w14:paraId="68D69F3D" w14:textId="77777777" w:rsidR="00E8179C" w:rsidRDefault="00E8179C" w:rsidP="00E8179C">
      <w:pPr>
        <w:pStyle w:val="Subtitle"/>
      </w:pPr>
      <w:r>
        <w:t>PRP</w:t>
      </w:r>
    </w:p>
    <w:p w14:paraId="0CA7C4C0" w14:textId="13434A55" w:rsidR="00863319" w:rsidRDefault="007E6C88" w:rsidP="00E8179C">
      <w:r>
        <w:tab/>
        <w:t xml:space="preserve">The PRP is a simple </w:t>
      </w:r>
      <w:r w:rsidR="00863319">
        <w:t xml:space="preserve">entity that is responsible for fetching policies and delivering them to the PDP for evaluating requests. The PRP </w:t>
      </w:r>
      <w:del w:id="645" w:author="Diogo José Domingues Regateiro" w:date="2015-06-03T12:09:00Z">
        <w:r w:rsidR="00863319" w:rsidDel="00492D75">
          <w:delText xml:space="preserve">calls </w:delText>
        </w:r>
      </w:del>
      <w:ins w:id="646" w:author="Diogo José Domingues Regateiro" w:date="2015-06-03T12:09:00Z">
        <w:r w:rsidR="00492D75">
          <w:t xml:space="preserve">uses </w:t>
        </w:r>
      </w:ins>
      <w:r w:rsidR="00863319">
        <w:t xml:space="preserve">the </w:t>
      </w:r>
      <w:r w:rsidR="00863319" w:rsidRPr="004C570B">
        <w:rPr>
          <w:rFonts w:ascii="Consolas" w:hAnsi="Consolas" w:cs="Consolas"/>
        </w:rPr>
        <w:t>PolicyDBManager</w:t>
      </w:r>
      <w:r w:rsidR="00863319">
        <w:t xml:space="preserve"> for this purpose. It is called t</w:t>
      </w:r>
      <w:ins w:id="647" w:author="Diogo José Domingues Regateiro" w:date="2015-06-03T12:09:00Z">
        <w:r w:rsidR="00492D75">
          <w:t>h</w:t>
        </w:r>
      </w:ins>
      <w:r w:rsidR="00863319">
        <w:t xml:space="preserve">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14:paraId="1B33A835" w14:textId="77777777" w:rsidR="00863319" w:rsidRPr="00E8179C" w:rsidRDefault="00863319" w:rsidP="00863319">
      <w:pPr>
        <w:pStyle w:val="Subtitle"/>
      </w:pPr>
      <w:r>
        <w:t>PIPs</w:t>
      </w:r>
    </w:p>
    <w:p w14:paraId="27C8C469" w14:textId="77777777"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w:t>
      </w:r>
      <w:r w:rsidR="002026D1">
        <w:lastRenderedPageBreak/>
        <w:t xml:space="preserve">the PIP has to fetch attributes. This allows for modular adding and removing of PIPs depending on the particular implementation. </w:t>
      </w:r>
    </w:p>
    <w:p w14:paraId="5C23AABD" w14:textId="614A41CB" w:rsidR="00387B85" w:rsidRDefault="00387B85" w:rsidP="00E8179C">
      <w:r>
        <w:tab/>
      </w:r>
      <w:r w:rsidR="00A97151">
        <w:t>Ther</w:t>
      </w:r>
      <w:r w:rsidR="009B614B">
        <w:t xml:space="preserve">e are </w:t>
      </w:r>
      <w:r w:rsidR="00A702C4">
        <w:t>4</w:t>
      </w:r>
      <w:r w:rsidR="009B614B">
        <w:t xml:space="preserve"> main PIPs that were made and used in this solution. </w:t>
      </w:r>
      <w:r w:rsidR="00A702C4">
        <w:t xml:space="preserve">The </w:t>
      </w:r>
      <w:r w:rsidR="00A702C4" w:rsidRPr="00A702C4">
        <w:rPr>
          <w:i/>
        </w:rPr>
        <w:t>LocalEnvironmentPIP</w:t>
      </w:r>
      <w:r w:rsidR="00A702C4">
        <w:t xml:space="preserve"> used to fetch local environmental attributes. These are basic time related attributes (current date, current time...) that were taken from and defined as stated in the OASIS XACML standard </w:t>
      </w:r>
      <w:sdt>
        <w:sdtPr>
          <w:id w:val="2720440"/>
          <w:citation/>
        </w:sdtPr>
        <w:sdtEndPr/>
        <w:sdtContent>
          <w:r w:rsidR="00884F01">
            <w:fldChar w:fldCharType="begin"/>
          </w:r>
          <w:r w:rsidR="00A702C4">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A702C4">
        <w:t xml:space="preserve">. The </w:t>
      </w:r>
      <w:r w:rsidR="00A702C4" w:rsidRPr="00A702C4">
        <w:rPr>
          <w:i/>
        </w:rPr>
        <w:t>ResourcePIP</w:t>
      </w:r>
      <w:r w:rsidR="00A702C4">
        <w:t xml:space="preserve"> is used for fetching resource attribute from the database that contains sensor data.</w:t>
      </w:r>
      <w:r w:rsidR="00D26D7A">
        <w:t xml:space="preserve"> The </w:t>
      </w:r>
      <w:r w:rsidR="00D26D7A" w:rsidRPr="00A702C4">
        <w:rPr>
          <w:i/>
        </w:rPr>
        <w:t>ExternalPIP</w:t>
      </w:r>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r w:rsidR="00D26D7A" w:rsidRPr="00B109F6">
        <w:rPr>
          <w:i/>
        </w:rPr>
        <w:t>keyspace</w:t>
      </w:r>
      <w:r w:rsidR="00D26D7A">
        <w:t>s so</w:t>
      </w:r>
      <w:r w:rsidR="00B109F6">
        <w:t xml:space="preserve"> it is effectively a different source.</w:t>
      </w:r>
      <w:r w:rsidR="00D26D7A">
        <w:t xml:space="preserve"> </w:t>
      </w:r>
      <w:del w:id="648" w:author="Diogo José Domingues Regateiro" w:date="2015-06-03T13:52:00Z">
        <w:r w:rsidDel="00C64CA9">
          <w:tab/>
        </w:r>
      </w:del>
      <w:r w:rsidR="00D26D7A">
        <w:t xml:space="preserve">Finally the </w:t>
      </w:r>
      <w:r w:rsidR="00D26D7A" w:rsidRPr="00D26D7A">
        <w:rPr>
          <w:i/>
        </w:rPr>
        <w:t>RestPIP</w:t>
      </w:r>
      <w:r w:rsidR="00D26D7A">
        <w:t xml:space="preserve"> is used for fetching attribute data from a REST service. This simulates fetching data from</w:t>
      </w:r>
      <w:r w:rsidR="00B109F6">
        <w:t xml:space="preserve"> external sources. </w:t>
      </w:r>
      <w:ins w:id="649" w:author="Diogo José Domingues Regateiro" w:date="2015-06-03T13:56:00Z">
        <w:r w:rsidR="00C64CA9">
          <w:t xml:space="preserve">Naturally, </w:t>
        </w:r>
      </w:ins>
      <w:del w:id="650" w:author="Diogo José Domingues Regateiro" w:date="2015-06-03T13:56:00Z">
        <w:r w:rsidR="00B109F6" w:rsidDel="00C64CA9">
          <w:delText>T</w:delText>
        </w:r>
      </w:del>
      <w:ins w:id="651" w:author="Diogo José Domingues Regateiro" w:date="2015-06-03T13:56:00Z">
        <w:r w:rsidR="00C64CA9">
          <w:t>t</w:t>
        </w:r>
      </w:ins>
      <w:r w:rsidR="00B109F6">
        <w:t xml:space="preserve">his list </w:t>
      </w:r>
      <w:del w:id="652" w:author="Diogo José Domingues Regateiro" w:date="2015-06-03T13:56:00Z">
        <w:r w:rsidR="00B109F6" w:rsidDel="00C64CA9">
          <w:delText xml:space="preserve">naturally </w:delText>
        </w:r>
      </w:del>
      <w:r w:rsidR="00B109F6">
        <w:t xml:space="preserve">has to be </w:t>
      </w:r>
      <w:r w:rsidR="00C9360A">
        <w:t>configured/</w:t>
      </w:r>
      <w:r w:rsidR="00B109F6">
        <w:t>modified or expanded for it to be used by other systems</w:t>
      </w:r>
      <w:r w:rsidR="00C9360A">
        <w:t xml:space="preserve"> as these are built for testing purposes. </w:t>
      </w:r>
    </w:p>
    <w:p w14:paraId="5F59F025" w14:textId="1B5BEE07" w:rsidR="00C9360A" w:rsidRDefault="00387B85" w:rsidP="00E8179C">
      <w:r>
        <w:tab/>
      </w:r>
      <w:r w:rsidR="00C9360A">
        <w:t>These PIPs cover all the scenarios for generating</w:t>
      </w:r>
      <w:del w:id="653" w:author="Diogo José Domingues Regateiro" w:date="2015-06-03T13:57:00Z">
        <w:r w:rsidR="00C9360A" w:rsidDel="00C64CA9">
          <w:delText xml:space="preserve"> attributes</w:delText>
        </w:r>
      </w:del>
      <w:r w:rsidR="00C9360A">
        <w:t xml:space="preserve">, fetching </w:t>
      </w:r>
      <w:del w:id="654" w:author="Diogo José Domingues Regateiro" w:date="2015-06-03T13:57:00Z">
        <w:r w:rsidR="00C9360A" w:rsidDel="00C64CA9">
          <w:delText xml:space="preserve">ones </w:delText>
        </w:r>
      </w:del>
      <w:r w:rsidR="00C9360A">
        <w:t>from a database with direct access and fetching</w:t>
      </w:r>
      <w:ins w:id="655" w:author="Diogo José Domingues Regateiro" w:date="2015-06-03T13:57:00Z">
        <w:r w:rsidR="00C64CA9">
          <w:t xml:space="preserve"> attributes</w:t>
        </w:r>
      </w:ins>
      <w:r w:rsidR="00C9360A">
        <w:t xml:space="preserve"> from outside services (via REST service). These therefore provide sufficient functionality for testing but can also easily be adopted to work in other scenarios. The PIPs are an implementation of </w:t>
      </w:r>
      <w:r w:rsidR="000B0CBB">
        <w:rPr>
          <w:i/>
        </w:rPr>
        <w:t>PIP ConfigurableEngine</w:t>
      </w:r>
      <w:r w:rsidR="00C9360A">
        <w:t xml:space="preserve"> </w:t>
      </w:r>
      <w:r w:rsidR="000B0CBB">
        <w:t xml:space="preserve">interface </w:t>
      </w:r>
      <w:r w:rsidR="00C9360A">
        <w:t xml:space="preserve">provided by </w:t>
      </w:r>
      <w:r w:rsidR="000B0CBB">
        <w:t xml:space="preserve">AT&amp;T project </w:t>
      </w:r>
      <w:sdt>
        <w:sdtPr>
          <w:id w:val="2720441"/>
          <w:citation/>
        </w:sdtPr>
        <w:sdtEndPr/>
        <w:sdtContent>
          <w:r w:rsidR="00884F01">
            <w:fldChar w:fldCharType="begin"/>
          </w:r>
          <w:r w:rsidR="000B0CBB">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0B0CBB">
        <w:t xml:space="preserve">. This allowed for easier utilisation of the PDP's functionality. </w:t>
      </w:r>
    </w:p>
    <w:p w14:paraId="185EB354" w14:textId="77777777" w:rsidR="00863319" w:rsidRDefault="00863319" w:rsidP="00863319">
      <w:pPr>
        <w:pStyle w:val="Subtitle"/>
      </w:pPr>
      <w:r>
        <w:t>PDP</w:t>
      </w:r>
    </w:p>
    <w:p w14:paraId="041268F9" w14:textId="6D128E3C"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EndPr/>
        <w:sdtContent>
          <w:r w:rsidR="00884F01">
            <w:fldChar w:fldCharType="begin"/>
          </w:r>
          <w:r w:rsidR="009B141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End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project and a</w:t>
      </w:r>
      <w:ins w:id="656" w:author="Diogo José Domingues Regateiro" w:date="2015-06-03T14:05:00Z">
        <w:r w:rsidR="00900D78">
          <w:t>n</w:t>
        </w:r>
      </w:ins>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14:paraId="5151C88F" w14:textId="77777777"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1"/>
      </w:tblGrid>
      <w:tr w:rsidR="006E6CCE" w14:paraId="12D2EC69" w14:textId="77777777" w:rsidTr="006E6CCE">
        <w:trPr>
          <w:trHeight w:val="4634"/>
          <w:jc w:val="center"/>
        </w:trPr>
        <w:tc>
          <w:tcPr>
            <w:tcW w:w="6781" w:type="dxa"/>
          </w:tcPr>
          <w:p w14:paraId="49880751" w14:textId="77777777" w:rsidR="006E6CCE" w:rsidRDefault="006E6CCE" w:rsidP="006E6CCE">
            <w:pPr>
              <w:pStyle w:val="ListParagraph"/>
              <w:numPr>
                <w:ilvl w:val="0"/>
                <w:numId w:val="25"/>
              </w:numPr>
              <w:ind w:left="610"/>
            </w:pPr>
            <w:r>
              <w:lastRenderedPageBreak/>
              <w:t>Receive request</w:t>
            </w:r>
            <w:r w:rsidR="00FF6224">
              <w:t>;</w:t>
            </w:r>
          </w:p>
          <w:p w14:paraId="028D8173" w14:textId="77777777" w:rsidR="006E6CCE" w:rsidRDefault="006E6CCE" w:rsidP="006E6CCE">
            <w:pPr>
              <w:pStyle w:val="ListParagraph"/>
              <w:numPr>
                <w:ilvl w:val="0"/>
                <w:numId w:val="25"/>
              </w:numPr>
              <w:ind w:left="610"/>
            </w:pPr>
            <w:r>
              <w:t>Fetch policies from PRP</w:t>
            </w:r>
            <w:r w:rsidR="00FF6224">
              <w:t>;</w:t>
            </w:r>
          </w:p>
          <w:p w14:paraId="09ABD626" w14:textId="77777777" w:rsidR="006E6CCE" w:rsidRDefault="006E6CCE" w:rsidP="006E6CCE">
            <w:pPr>
              <w:pStyle w:val="ListParagraph"/>
              <w:numPr>
                <w:ilvl w:val="0"/>
                <w:numId w:val="25"/>
              </w:numPr>
              <w:ind w:left="610"/>
            </w:pPr>
            <w:r>
              <w:t xml:space="preserve">For every policy </w:t>
            </w:r>
            <w:r w:rsidR="00FF6224">
              <w:t>;</w:t>
            </w:r>
          </w:p>
          <w:p w14:paraId="20431A38" w14:textId="77777777" w:rsidR="006E6CCE" w:rsidRDefault="006E6CCE" w:rsidP="006E6CCE">
            <w:pPr>
              <w:pStyle w:val="ListParagraph"/>
              <w:numPr>
                <w:ilvl w:val="1"/>
                <w:numId w:val="25"/>
              </w:numPr>
              <w:ind w:left="1042"/>
            </w:pPr>
            <w:r>
              <w:t>Begin evaluation</w:t>
            </w:r>
            <w:r w:rsidR="00FF6224">
              <w:t>;</w:t>
            </w:r>
          </w:p>
          <w:p w14:paraId="49519978" w14:textId="77777777" w:rsidR="006E6CCE" w:rsidRDefault="006E6CCE" w:rsidP="006E6CCE">
            <w:pPr>
              <w:pStyle w:val="ListParagraph"/>
              <w:numPr>
                <w:ilvl w:val="1"/>
                <w:numId w:val="25"/>
              </w:numPr>
              <w:ind w:left="1042"/>
            </w:pPr>
            <w:r>
              <w:t>If attribute is missing for evaluation</w:t>
            </w:r>
            <w:r w:rsidR="00FF6224">
              <w:t>;</w:t>
            </w:r>
            <w:r>
              <w:t xml:space="preserve"> </w:t>
            </w:r>
          </w:p>
          <w:p w14:paraId="5A7977F5" w14:textId="77777777" w:rsidR="006E6CCE" w:rsidRDefault="006E6CCE" w:rsidP="006E6CCE">
            <w:pPr>
              <w:pStyle w:val="ListParagraph"/>
              <w:numPr>
                <w:ilvl w:val="2"/>
                <w:numId w:val="25"/>
              </w:numPr>
              <w:ind w:left="1474"/>
            </w:pPr>
            <w:r>
              <w:t>fetch needed attributes from list of PIPs</w:t>
            </w:r>
            <w:r w:rsidR="00FF6224">
              <w:t>;</w:t>
            </w:r>
          </w:p>
          <w:p w14:paraId="00FBCE9F" w14:textId="77777777" w:rsidR="006E6CCE" w:rsidRDefault="006E6CCE" w:rsidP="006E6CCE">
            <w:pPr>
              <w:pStyle w:val="ListParagraph"/>
              <w:numPr>
                <w:ilvl w:val="1"/>
                <w:numId w:val="25"/>
              </w:numPr>
              <w:ind w:left="1042"/>
            </w:pPr>
            <w:r>
              <w:t>evaluate request</w:t>
            </w:r>
            <w:r w:rsidR="00FF6224">
              <w:t>;</w:t>
            </w:r>
          </w:p>
          <w:p w14:paraId="57324A5B" w14:textId="77777777" w:rsidR="006E6CCE" w:rsidRDefault="006E6CCE" w:rsidP="006E6CCE">
            <w:pPr>
              <w:pStyle w:val="ListParagraph"/>
              <w:numPr>
                <w:ilvl w:val="1"/>
                <w:numId w:val="25"/>
              </w:numPr>
              <w:ind w:left="1042"/>
            </w:pPr>
            <w:r>
              <w:t>store result</w:t>
            </w:r>
            <w:r w:rsidR="00FF6224">
              <w:t>;</w:t>
            </w:r>
          </w:p>
          <w:p w14:paraId="3F5B5F6C" w14:textId="77777777" w:rsidR="006E6CCE" w:rsidRDefault="006E6CCE" w:rsidP="006E6CCE">
            <w:pPr>
              <w:pStyle w:val="ListParagraph"/>
              <w:numPr>
                <w:ilvl w:val="0"/>
                <w:numId w:val="25"/>
              </w:numPr>
              <w:ind w:left="610"/>
            </w:pPr>
            <w:r>
              <w:t>If a positive response exists</w:t>
            </w:r>
            <w:r w:rsidR="00FF6224">
              <w:t>;</w:t>
            </w:r>
          </w:p>
          <w:p w14:paraId="2F6899C9" w14:textId="77777777" w:rsidR="006E6CCE" w:rsidRDefault="006E6CCE" w:rsidP="006E6CCE">
            <w:pPr>
              <w:pStyle w:val="ListParagraph"/>
              <w:numPr>
                <w:ilvl w:val="1"/>
                <w:numId w:val="25"/>
              </w:numPr>
              <w:ind w:left="1042"/>
            </w:pPr>
            <w:r>
              <w:t>Return that response and positive result</w:t>
            </w:r>
            <w:r w:rsidR="00FF6224">
              <w:t>;</w:t>
            </w:r>
          </w:p>
          <w:p w14:paraId="5AE08EE8" w14:textId="77777777" w:rsidR="006E6CCE" w:rsidRDefault="006E6CCE" w:rsidP="006E6CCE">
            <w:pPr>
              <w:pStyle w:val="ListParagraph"/>
              <w:numPr>
                <w:ilvl w:val="0"/>
                <w:numId w:val="25"/>
              </w:numPr>
              <w:ind w:left="610"/>
            </w:pPr>
            <w:r>
              <w:t>If Every result is negative</w:t>
            </w:r>
            <w:r w:rsidR="00FF6224">
              <w:t>;</w:t>
            </w:r>
          </w:p>
          <w:p w14:paraId="73D740C8" w14:textId="77777777" w:rsidR="006E6CCE" w:rsidRDefault="006E6CCE" w:rsidP="006E6CCE">
            <w:pPr>
              <w:pStyle w:val="ListParagraph"/>
              <w:numPr>
                <w:ilvl w:val="1"/>
                <w:numId w:val="25"/>
              </w:numPr>
              <w:ind w:left="1042"/>
            </w:pPr>
            <w:r>
              <w:t>If there was a valid response (a policy applied for the request)</w:t>
            </w:r>
            <w:r w:rsidR="00FF6224">
              <w:t>;</w:t>
            </w:r>
          </w:p>
          <w:p w14:paraId="23DD2514" w14:textId="77777777" w:rsidR="006E6CCE" w:rsidRDefault="006E6CCE" w:rsidP="006E6CCE">
            <w:pPr>
              <w:pStyle w:val="ListParagraph"/>
              <w:numPr>
                <w:ilvl w:val="2"/>
                <w:numId w:val="25"/>
              </w:numPr>
              <w:ind w:left="1474"/>
            </w:pPr>
            <w:r>
              <w:t>Return that response and negative result</w:t>
            </w:r>
            <w:r w:rsidR="00FF6224">
              <w:t>;</w:t>
            </w:r>
          </w:p>
          <w:p w14:paraId="75E443CF" w14:textId="77777777" w:rsidR="006E6CCE" w:rsidRDefault="006E6CCE" w:rsidP="006E6CCE">
            <w:pPr>
              <w:pStyle w:val="ListParagraph"/>
              <w:numPr>
                <w:ilvl w:val="1"/>
                <w:numId w:val="25"/>
              </w:numPr>
              <w:ind w:left="1042"/>
            </w:pPr>
            <w:r>
              <w:t>Else</w:t>
            </w:r>
            <w:r w:rsidR="00FF6224">
              <w:t>;</w:t>
            </w:r>
          </w:p>
          <w:p w14:paraId="510A4A58" w14:textId="77777777" w:rsidR="006E6CCE" w:rsidRDefault="006E6CCE" w:rsidP="006E6CCE">
            <w:pPr>
              <w:pStyle w:val="ListParagraph"/>
              <w:numPr>
                <w:ilvl w:val="2"/>
                <w:numId w:val="25"/>
              </w:numPr>
              <w:ind w:left="1474"/>
            </w:pPr>
            <w:r>
              <w:t>Return empty response and negative result</w:t>
            </w:r>
            <w:r w:rsidR="00FF6224">
              <w:t>;</w:t>
            </w:r>
          </w:p>
        </w:tc>
      </w:tr>
    </w:tbl>
    <w:p w14:paraId="40C434D6" w14:textId="77777777" w:rsidR="00863319" w:rsidRDefault="003827BE" w:rsidP="00B16AA4">
      <w:pPr>
        <w:pStyle w:val="Caption"/>
        <w:spacing w:before="240"/>
      </w:pPr>
      <w:bookmarkStart w:id="657" w:name="_Ref419987476"/>
      <w:bookmarkStart w:id="658" w:name="_Toc420892388"/>
      <w:r>
        <w:t xml:space="preserve">Figure </w:t>
      </w:r>
      <w:r w:rsidR="0019155B">
        <w:fldChar w:fldCharType="begin"/>
      </w:r>
      <w:r w:rsidR="0019155B">
        <w:instrText xml:space="preserve"> SEQ Figure \* ARABIC </w:instrText>
      </w:r>
      <w:r w:rsidR="0019155B">
        <w:fldChar w:fldCharType="separate"/>
      </w:r>
      <w:r w:rsidR="000C1277">
        <w:rPr>
          <w:noProof/>
        </w:rPr>
        <w:t>19</w:t>
      </w:r>
      <w:r w:rsidR="0019155B">
        <w:rPr>
          <w:noProof/>
        </w:rPr>
        <w:fldChar w:fldCharType="end"/>
      </w:r>
      <w:bookmarkEnd w:id="657"/>
      <w:r>
        <w:t>. PDP Workflow</w:t>
      </w:r>
      <w:bookmarkEnd w:id="658"/>
    </w:p>
    <w:p w14:paraId="422BD487" w14:textId="7BE77B32" w:rsidR="00387B85" w:rsidRDefault="00915FD3" w:rsidP="00863319">
      <w:r>
        <w:tab/>
        <w:t xml:space="preserve">As seen in the workflow in </w:t>
      </w:r>
      <w:r w:rsidR="00884F01">
        <w:fldChar w:fldCharType="begin"/>
      </w:r>
      <w:r>
        <w:instrText xml:space="preserve"> REF _Ref419987476 \h </w:instrText>
      </w:r>
      <w:r w:rsidR="00884F01">
        <w:fldChar w:fldCharType="separate"/>
      </w:r>
      <w:r w:rsidR="000C1277">
        <w:t xml:space="preserve">Figure </w:t>
      </w:r>
      <w:r w:rsidR="000C1277">
        <w:rPr>
          <w:noProof/>
        </w:rPr>
        <w:t>19</w:t>
      </w:r>
      <w:r w:rsidR="00884F01">
        <w:fldChar w:fldCharType="end"/>
      </w:r>
      <w:del w:id="659" w:author="Diogo José Domingues Regateiro" w:date="2015-06-03T14:09:00Z">
        <w:r w:rsidDel="00900D78">
          <w:delText>.</w:delText>
        </w:r>
      </w:del>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14:paraId="26851044" w14:textId="77777777"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14:paraId="59CDD6A5" w14:textId="77777777" w:rsidR="00863319" w:rsidRDefault="00863319" w:rsidP="00863319">
      <w:pPr>
        <w:pStyle w:val="Subtitle"/>
      </w:pPr>
      <w:r>
        <w:t>Request Parser</w:t>
      </w:r>
    </w:p>
    <w:p w14:paraId="48B05EE5" w14:textId="77777777"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14:paraId="313540B3" w14:textId="77777777" w:rsidR="00E8179C" w:rsidRDefault="00E8179C" w:rsidP="00E8179C">
      <w:pPr>
        <w:pStyle w:val="Subtitle"/>
      </w:pPr>
      <w:r>
        <w:t>PAP</w:t>
      </w:r>
    </w:p>
    <w:p w14:paraId="62FFCDC5" w14:textId="6DE0D723" w:rsidR="0019010D" w:rsidRDefault="00AA5B74" w:rsidP="008413F6">
      <w:r>
        <w:tab/>
        <w:t>The PAP is and entity that is used to manage the policies used. It has functionality for adding, removing and modifying policies. To access the PAP</w:t>
      </w:r>
      <w:ins w:id="660" w:author="Diogo José Domingues Regateiro" w:date="2015-06-03T14:13:00Z">
        <w:r w:rsidR="00900D78">
          <w:t>,</w:t>
        </w:r>
      </w:ins>
      <w:r>
        <w:t xml:space="preserve"> a simple web application is used as an interface</w:t>
      </w:r>
      <w:ins w:id="661" w:author="Diogo José Domingues Regateiro" w:date="2015-06-03T14:13:00Z">
        <w:r w:rsidR="00900D78">
          <w:t>,</w:t>
        </w:r>
      </w:ins>
      <w:r>
        <w:t xml:space="preserve"> on which the administrator can manage the policies used. </w:t>
      </w:r>
      <w:r w:rsidR="00887899">
        <w:t xml:space="preserve">The access to the administrator functionality is enforced by the system itself. A PEP is implemented and is called whenever a policy is trying to be removed, added, or modified. XACML policies were written and placed on the system </w:t>
      </w:r>
      <w:r w:rsidR="00887899">
        <w:lastRenderedPageBreak/>
        <w:t xml:space="preserve">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14:paraId="0A85E7FE" w14:textId="77777777" w:rsidR="005B22E6" w:rsidRDefault="005B22E6" w:rsidP="005B22E6">
      <w:pPr>
        <w:pStyle w:val="Heading2"/>
      </w:pPr>
      <w:bookmarkStart w:id="662" w:name="_Ref419886710"/>
      <w:bookmarkStart w:id="663" w:name="_Ref419886737"/>
      <w:bookmarkStart w:id="664" w:name="_Ref419888160"/>
      <w:bookmarkStart w:id="665" w:name="_Ref419888192"/>
      <w:bookmarkStart w:id="666" w:name="_Toc420893214"/>
      <w:r>
        <w:t>Integration scenarios</w:t>
      </w:r>
      <w:bookmarkEnd w:id="662"/>
      <w:bookmarkEnd w:id="663"/>
      <w:bookmarkEnd w:id="664"/>
      <w:bookmarkEnd w:id="665"/>
      <w:bookmarkEnd w:id="666"/>
      <w:r>
        <w:t xml:space="preserve"> </w:t>
      </w:r>
    </w:p>
    <w:p w14:paraId="4E21C48E" w14:textId="468052CC" w:rsidR="005018B5" w:rsidRDefault="00717E71" w:rsidP="008413F6">
      <w:r>
        <w:tab/>
        <w:t>This section w</w:t>
      </w:r>
      <w:r w:rsidR="00E3349E">
        <w:t xml:space="preserve">ill describe </w:t>
      </w:r>
      <w:del w:id="667" w:author="Diogo José Domingues Regateiro" w:date="2015-06-03T14:17:00Z">
        <w:r w:rsidR="00E3349E" w:rsidDel="00CE0A92">
          <w:delText xml:space="preserve">2 </w:delText>
        </w:r>
      </w:del>
      <w:ins w:id="668" w:author="Diogo José Domingues Regateiro" w:date="2015-06-03T14:17:00Z">
        <w:r w:rsidR="00CE0A92">
          <w:t xml:space="preserve">two </w:t>
        </w:r>
      </w:ins>
      <w:r w:rsidR="00E3349E">
        <w:t>possible ways that the</w:t>
      </w:r>
      <w:r>
        <w:t xml:space="preserve"> solution</w:t>
      </w:r>
      <w:r w:rsidR="00E3349E">
        <w:t xml:space="preserve"> is predicted to be utilized in order to</w:t>
      </w:r>
      <w:r>
        <w:t xml:space="preserve"> enforce access control in a target system. </w:t>
      </w:r>
      <w:r w:rsidR="00E3349E">
        <w:t>It will also provide a</w:t>
      </w:r>
      <w:del w:id="669" w:author="Diogo José Domingues Regateiro" w:date="2015-06-03T14:17:00Z">
        <w:r w:rsidR="00E3349E" w:rsidDel="00CE0A92">
          <w:delText>n</w:delText>
        </w:r>
      </w:del>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 xml:space="preserve">The scenarios that are shown are not the only possibilities but </w:t>
      </w:r>
      <w:commentRangeStart w:id="670"/>
      <w:r w:rsidR="005018B5">
        <w:t>were determined to be the best ones</w:t>
      </w:r>
      <w:commentRangeEnd w:id="670"/>
      <w:r w:rsidR="00CE0A92">
        <w:rPr>
          <w:rStyle w:val="CommentReference"/>
        </w:rPr>
        <w:commentReference w:id="670"/>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14:paraId="007E47CB" w14:textId="77777777" w:rsidR="00E3349E" w:rsidRDefault="00E3349E" w:rsidP="00F1732F">
      <w:pPr>
        <w:pStyle w:val="Heading3"/>
      </w:pPr>
      <w:bookmarkStart w:id="671" w:name="_Toc420893215"/>
      <w:r>
        <w:t>Integrated solution</w:t>
      </w:r>
      <w:bookmarkEnd w:id="671"/>
    </w:p>
    <w:p w14:paraId="0794DFD0" w14:textId="77777777" w:rsidR="005B22E6" w:rsidRDefault="005B22E6" w:rsidP="008413F6">
      <w:r>
        <w:rPr>
          <w:noProof/>
          <w:lang w:eastAsia="en-GB"/>
        </w:rPr>
        <w:drawing>
          <wp:inline distT="0" distB="0" distL="0" distR="0" wp14:anchorId="53052B45" wp14:editId="0859E59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7" cstate="print"/>
                    <a:stretch>
                      <a:fillRect/>
                    </a:stretch>
                  </pic:blipFill>
                  <pic:spPr>
                    <a:xfrm>
                      <a:off x="0" y="0"/>
                      <a:ext cx="5579745" cy="3117850"/>
                    </a:xfrm>
                    <a:prstGeom prst="rect">
                      <a:avLst/>
                    </a:prstGeom>
                  </pic:spPr>
                </pic:pic>
              </a:graphicData>
            </a:graphic>
          </wp:inline>
        </w:drawing>
      </w:r>
    </w:p>
    <w:p w14:paraId="755AD05A" w14:textId="77777777" w:rsidR="005B22E6" w:rsidRDefault="005B22E6" w:rsidP="00B16AA4">
      <w:pPr>
        <w:pStyle w:val="Caption"/>
        <w:spacing w:before="240"/>
      </w:pPr>
      <w:bookmarkStart w:id="672" w:name="_Ref420054784"/>
      <w:bookmarkStart w:id="673" w:name="_Toc420892389"/>
      <w:r>
        <w:t xml:space="preserve">Figure </w:t>
      </w:r>
      <w:r w:rsidR="0019155B">
        <w:fldChar w:fldCharType="begin"/>
      </w:r>
      <w:r w:rsidR="0019155B">
        <w:instrText xml:space="preserve"> SEQ Figure \* ARABIC </w:instrText>
      </w:r>
      <w:r w:rsidR="0019155B">
        <w:fldChar w:fldCharType="separate"/>
      </w:r>
      <w:r w:rsidR="000C1277">
        <w:rPr>
          <w:noProof/>
        </w:rPr>
        <w:t>20</w:t>
      </w:r>
      <w:r w:rsidR="0019155B">
        <w:rPr>
          <w:noProof/>
        </w:rPr>
        <w:fldChar w:fldCharType="end"/>
      </w:r>
      <w:bookmarkEnd w:id="672"/>
      <w:r>
        <w:t>. Integrated solution scenario</w:t>
      </w:r>
      <w:r w:rsidR="00E3349E">
        <w:t xml:space="preserve"> schema</w:t>
      </w:r>
      <w:bookmarkEnd w:id="673"/>
    </w:p>
    <w:p w14:paraId="37F81554" w14:textId="2097A0B8" w:rsidR="005B22E6" w:rsidRDefault="00E3349E" w:rsidP="00AD2A3F">
      <w:r>
        <w:tab/>
        <w:t xml:space="preserve">In </w:t>
      </w:r>
      <w:r w:rsidR="00884F01">
        <w:fldChar w:fldCharType="begin"/>
      </w:r>
      <w:r>
        <w:instrText xml:space="preserve"> REF _Ref420054784 \h </w:instrText>
      </w:r>
      <w:r w:rsidR="00884F01">
        <w:fldChar w:fldCharType="separate"/>
      </w:r>
      <w:r w:rsidR="000C1277">
        <w:t xml:space="preserve">Figure </w:t>
      </w:r>
      <w:r w:rsidR="000C1277">
        <w:rPr>
          <w:noProof/>
        </w:rPr>
        <w:t>20</w:t>
      </w:r>
      <w:r w:rsidR="00884F01">
        <w:fldChar w:fldCharType="end"/>
      </w:r>
      <w:del w:id="674" w:author="Diogo José Domingues Regateiro" w:date="2015-06-03T14:18:00Z">
        <w:r w:rsidDel="00CE0A92">
          <w:delText>.</w:delText>
        </w:r>
      </w:del>
      <w:r>
        <w:t xml:space="preserve"> the schema of the "Integrated solution" scenario can be seen. This </w:t>
      </w:r>
      <w:del w:id="675" w:author="Diogo José Domingues Regateiro" w:date="2015-06-03T14:21:00Z">
        <w:r w:rsidDel="00CE0A92">
          <w:delText xml:space="preserve">scenario </w:delText>
        </w:r>
      </w:del>
      <w:ins w:id="676" w:author="Diogo José Domingues Regateiro" w:date="2015-06-03T14:21:00Z">
        <w:r w:rsidR="00CE0A92">
          <w:t xml:space="preserve">one </w:t>
        </w:r>
      </w:ins>
      <w:r>
        <w:t>is the first of the two integration scenarios</w:t>
      </w:r>
      <w:del w:id="677" w:author="Diogo José Domingues Regateiro" w:date="2015-06-03T14:21:00Z">
        <w:r w:rsidDel="00CE0A92">
          <w:delText xml:space="preserve">. </w:delText>
        </w:r>
        <w:r w:rsidR="00AB0696" w:rsidDel="00CE0A92">
          <w:delText>This scenario</w:delText>
        </w:r>
      </w:del>
      <w:ins w:id="678" w:author="Diogo José Domingues Regateiro" w:date="2015-06-03T14:21:00Z">
        <w:r w:rsidR="00CE0A92">
          <w:t xml:space="preserve"> and it</w:t>
        </w:r>
      </w:ins>
      <w:r w:rsidR="00AB0696">
        <w:t xml:space="preserve"> requires that the target system has a Redis database running and available to be used by the Access Control</w:t>
      </w:r>
      <w:r w:rsidR="00AD2A3F">
        <w:t xml:space="preserve"> component. As the solution is completely integrated in the target system</w:t>
      </w:r>
      <w:ins w:id="679" w:author="Diogo José Domingues Regateiro" w:date="2015-06-03T14:21:00Z">
        <w:r w:rsidR="00CE0A92">
          <w:t>,</w:t>
        </w:r>
      </w:ins>
      <w:r w:rsidR="00AD2A3F">
        <w:t xml:space="preserve"> it allows </w:t>
      </w:r>
      <w:del w:id="680" w:author="Diogo José Domingues Regateiro" w:date="2015-06-03T14:22:00Z">
        <w:r w:rsidR="00AD2A3F" w:rsidDel="00CE0A92">
          <w:delText>for it</w:delText>
        </w:r>
      </w:del>
      <w:ins w:id="681" w:author="Diogo José Domingues Regateiro" w:date="2015-06-03T14:22:00Z">
        <w:r w:rsidR="00CE0A92">
          <w:t xml:space="preserve"> the solution</w:t>
        </w:r>
      </w:ins>
      <w:r w:rsidR="00AD2A3F">
        <w:t xml:space="preserve"> to be configured very precisely for the target system. The implementation of the PEP is done by providing it with a request and</w:t>
      </w:r>
      <w:ins w:id="682" w:author="Diogo José Domingues Regateiro" w:date="2015-06-03T14:23:00Z">
        <w:r w:rsidR="00CE0A92">
          <w:t xml:space="preserve"> an</w:t>
        </w:r>
      </w:ins>
      <w:r w:rsidR="00AD2A3F">
        <w:t xml:space="preserve"> object responsible for fetching the resource. This removes the responsibility of decision </w:t>
      </w:r>
      <w:r w:rsidR="00AD2A3F">
        <w:lastRenderedPageBreak/>
        <w:t xml:space="preserve">making process from other entities and is a </w:t>
      </w:r>
      <w:commentRangeStart w:id="683"/>
      <w:r w:rsidR="00AD2A3F">
        <w:t>"clean way"</w:t>
      </w:r>
      <w:commentRangeEnd w:id="683"/>
      <w:r w:rsidR="00CE0A92">
        <w:rPr>
          <w:rStyle w:val="CommentReference"/>
        </w:rPr>
        <w:commentReference w:id="683"/>
      </w:r>
      <w:r w:rsidR="00AD2A3F">
        <w:t xml:space="preserve"> of enforcing access control. Other that providing and configuring the Redis database for storing policies</w:t>
      </w:r>
      <w:ins w:id="684" w:author="Diogo José Domingues Regateiro" w:date="2015-06-03T14:24:00Z">
        <w:r w:rsidR="00CE0A92">
          <w:t>,</w:t>
        </w:r>
      </w:ins>
      <w:r w:rsidR="00AD2A3F">
        <w:t xml:space="preserve"> additional configurations depend on the needs of the target system as these additional components are not strictly necessary</w:t>
      </w:r>
      <w:ins w:id="685" w:author="Diogo José Domingues Regateiro" w:date="2015-06-03T14:24:00Z">
        <w:r w:rsidR="00CE0A92">
          <w:t>,</w:t>
        </w:r>
      </w:ins>
      <w:r w:rsidR="00AD2A3F">
        <w:t xml:space="preserve"> as explained in Section </w:t>
      </w:r>
      <w:r w:rsidR="00884F01">
        <w:fldChar w:fldCharType="begin"/>
      </w:r>
      <w:r w:rsidR="00AD2A3F">
        <w:instrText xml:space="preserve"> REF _Ref420056980 \n \h </w:instrText>
      </w:r>
      <w:r w:rsidR="00884F01">
        <w:fldChar w:fldCharType="separate"/>
      </w:r>
      <w:r w:rsidR="000C1277">
        <w:t>4.2</w:t>
      </w:r>
      <w:r w:rsidR="00884F01">
        <w:fldChar w:fldCharType="end"/>
      </w:r>
      <w:r w:rsidR="00AD2A3F">
        <w:t xml:space="preserve">. If the system requires fetching of attribute data from </w:t>
      </w:r>
      <w:r w:rsidR="00686F20">
        <w:t>external sources</w:t>
      </w:r>
      <w:ins w:id="686" w:author="Diogo José Domingues Regateiro" w:date="2015-06-03T14:24:00Z">
        <w:r w:rsidR="00CE0A92">
          <w:t>,</w:t>
        </w:r>
      </w:ins>
      <w:r w:rsidR="00686F20">
        <w:t xml:space="preserve"> </w:t>
      </w:r>
      <w:del w:id="687" w:author="Diogo José Domingues Regateiro" w:date="2015-06-03T14:25:00Z">
        <w:r w:rsidR="00686F20" w:rsidDel="00CE0A92">
          <w:delText>like for example</w:delText>
        </w:r>
      </w:del>
      <w:ins w:id="688" w:author="Diogo José Domingues Regateiro" w:date="2015-06-03T14:25:00Z">
        <w:r w:rsidR="00CE0A92">
          <w:t>e.g.</w:t>
        </w:r>
      </w:ins>
      <w:r w:rsidR="00686F20">
        <w:t xml:space="preserve"> subject attributes for an internal or external data source</w:t>
      </w:r>
      <w:ins w:id="689" w:author="Diogo José Domingues Regateiro" w:date="2015-06-03T14:25:00Z">
        <w:r w:rsidR="00CE0A92">
          <w:t>,</w:t>
        </w:r>
      </w:ins>
      <w:r w:rsidR="00686F20">
        <w:t xml:space="preserve"> a PIP needs to be configured to connect to that system and fetch the required data. The same applies to fetching resource data from a database containing resource data. As connection</w:t>
      </w:r>
      <w:ins w:id="690" w:author="Diogo José Domingues Regateiro" w:date="2015-06-03T14:25:00Z">
        <w:r w:rsidR="00CE0A92">
          <w:t>s</w:t>
        </w:r>
      </w:ins>
      <w:r w:rsidR="00686F20">
        <w:t xml:space="preserve"> to outside sources and connection</w:t>
      </w:r>
      <w:ins w:id="691" w:author="Diogo José Domingues Regateiro" w:date="2015-06-03T14:26:00Z">
        <w:r w:rsidR="00CE0A92">
          <w:t>s made</w:t>
        </w:r>
      </w:ins>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w:t>
      </w:r>
      <w:del w:id="692" w:author="Diogo José Domingues Regateiro" w:date="2015-06-03T14:26:00Z">
        <w:r w:rsidR="003B1DC1" w:rsidDel="00CE0A92">
          <w:delText xml:space="preserve">is </w:delText>
        </w:r>
      </w:del>
      <w:r w:rsidR="003B1DC1">
        <w:t xml:space="preserve">to this functionality is secured and managed by using the same PEP as the Access Control system enforces access control over itself. </w:t>
      </w:r>
    </w:p>
    <w:p w14:paraId="435706B7" w14:textId="77777777" w:rsidR="003508C9" w:rsidRPr="0019155B" w:rsidRDefault="00E3349E" w:rsidP="00F1732F">
      <w:pPr>
        <w:pStyle w:val="Heading3"/>
        <w:rPr>
          <w:lang w:val="en-GB"/>
        </w:rPr>
      </w:pPr>
      <w:bookmarkStart w:id="693" w:name="_Toc420893216"/>
      <w:r w:rsidRPr="0019155B">
        <w:rPr>
          <w:lang w:val="en-GB"/>
        </w:rPr>
        <w:t>Using the solution as a service</w:t>
      </w:r>
      <w:bookmarkEnd w:id="693"/>
    </w:p>
    <w:p w14:paraId="7CA97417" w14:textId="77777777" w:rsidR="005B22E6" w:rsidRDefault="005B22E6" w:rsidP="008413F6">
      <w:r>
        <w:rPr>
          <w:noProof/>
          <w:lang w:eastAsia="en-GB"/>
        </w:rPr>
        <w:drawing>
          <wp:inline distT="0" distB="0" distL="0" distR="0" wp14:anchorId="7BC88393" wp14:editId="566C9C6E">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8" cstate="print"/>
                    <a:stretch>
                      <a:fillRect/>
                    </a:stretch>
                  </pic:blipFill>
                  <pic:spPr>
                    <a:xfrm>
                      <a:off x="0" y="0"/>
                      <a:ext cx="5579745" cy="3152140"/>
                    </a:xfrm>
                    <a:prstGeom prst="rect">
                      <a:avLst/>
                    </a:prstGeom>
                  </pic:spPr>
                </pic:pic>
              </a:graphicData>
            </a:graphic>
          </wp:inline>
        </w:drawing>
      </w:r>
    </w:p>
    <w:p w14:paraId="0BD79FDA" w14:textId="77777777" w:rsidR="005B22E6" w:rsidRDefault="005B22E6" w:rsidP="002F7816">
      <w:pPr>
        <w:pStyle w:val="Caption"/>
        <w:spacing w:before="240"/>
      </w:pPr>
      <w:bookmarkStart w:id="694" w:name="_Ref420062171"/>
      <w:bookmarkStart w:id="695" w:name="_Ref420062115"/>
      <w:bookmarkStart w:id="696" w:name="_Toc420892390"/>
      <w:r>
        <w:t xml:space="preserve">Figure </w:t>
      </w:r>
      <w:r w:rsidR="0019155B">
        <w:fldChar w:fldCharType="begin"/>
      </w:r>
      <w:r w:rsidR="0019155B">
        <w:instrText xml:space="preserve"> SEQ Figure \* ARABIC </w:instrText>
      </w:r>
      <w:r w:rsidR="0019155B">
        <w:fldChar w:fldCharType="separate"/>
      </w:r>
      <w:r w:rsidR="000C1277">
        <w:rPr>
          <w:noProof/>
        </w:rPr>
        <w:t>21</w:t>
      </w:r>
      <w:r w:rsidR="0019155B">
        <w:rPr>
          <w:noProof/>
        </w:rPr>
        <w:fldChar w:fldCharType="end"/>
      </w:r>
      <w:bookmarkEnd w:id="694"/>
      <w:r>
        <w:t xml:space="preserve">. </w:t>
      </w:r>
      <w:r w:rsidR="00E3349E">
        <w:t>Schema of u</w:t>
      </w:r>
      <w:r>
        <w:t>sing the solution as a service</w:t>
      </w:r>
      <w:bookmarkEnd w:id="695"/>
      <w:bookmarkEnd w:id="696"/>
    </w:p>
    <w:p w14:paraId="6A1C2DA8" w14:textId="12443094" w:rsidR="003508C9" w:rsidRDefault="00AB0AF9" w:rsidP="00606C86">
      <w:r>
        <w:tab/>
      </w:r>
      <w:r w:rsidR="00884F01">
        <w:fldChar w:fldCharType="begin"/>
      </w:r>
      <w:r>
        <w:instrText xml:space="preserve"> REF _Ref420062171 \h </w:instrText>
      </w:r>
      <w:r w:rsidR="00884F01">
        <w:fldChar w:fldCharType="separate"/>
      </w:r>
      <w:r w:rsidR="000C1277">
        <w:t xml:space="preserve">Figure </w:t>
      </w:r>
      <w:r w:rsidR="000C1277">
        <w:rPr>
          <w:noProof/>
        </w:rPr>
        <w:t>21</w:t>
      </w:r>
      <w:r w:rsidR="00884F01">
        <w:fldChar w:fldCharType="end"/>
      </w:r>
      <w:del w:id="697" w:author="Diogo José Domingues Regateiro" w:date="2015-06-03T14:37:00Z">
        <w:r w:rsidDel="00EA68DA">
          <w:delText>.</w:delText>
        </w:r>
      </w:del>
      <w:r>
        <w:t xml:space="preserve"> shows the </w:t>
      </w:r>
      <w:commentRangeStart w:id="698"/>
      <w:r>
        <w:t xml:space="preserve">schema </w:t>
      </w:r>
      <w:commentRangeEnd w:id="698"/>
      <w:r w:rsidR="00EA68DA">
        <w:rPr>
          <w:rStyle w:val="CommentReference"/>
        </w:rPr>
        <w:commentReference w:id="698"/>
      </w:r>
      <w:r>
        <w:t>of the second integration scenario. The main difference between this one and the first one is that the Access Control system is not integrated into the Target System</w:t>
      </w:r>
      <w:ins w:id="699" w:author="Diogo José Domingues Regateiro" w:date="2015-06-03T14:38:00Z">
        <w:r w:rsidR="00EA68DA">
          <w:t>,</w:t>
        </w:r>
      </w:ins>
      <w:r>
        <w:t xml:space="preserve"> </w:t>
      </w:r>
      <w:del w:id="700" w:author="Diogo José Domingues Regateiro" w:date="2015-06-03T14:38:00Z">
        <w:r w:rsidR="00B73BAC" w:rsidDel="00EA68DA">
          <w:delText>but is</w:delText>
        </w:r>
      </w:del>
      <w:ins w:id="701" w:author="Diogo José Domingues Regateiro" w:date="2015-06-03T14:38:00Z">
        <w:r w:rsidR="00EA68DA">
          <w:t>being now</w:t>
        </w:r>
      </w:ins>
      <w:r w:rsidR="00B73BAC">
        <w:t xml:space="preserve"> called from outside t</w:t>
      </w:r>
      <w:ins w:id="702" w:author="Diogo José Domingues Regateiro" w:date="2015-06-03T12:09:00Z">
        <w:r w:rsidR="00492D75">
          <w:t>h</w:t>
        </w:r>
      </w:ins>
      <w:r w:rsidR="00B73BAC">
        <w:t xml:space="preserve">rough a REST service. </w:t>
      </w:r>
      <w:r w:rsidR="00606C86">
        <w:t>For basic use this scenario</w:t>
      </w:r>
      <w:r w:rsidR="00B73BAC">
        <w:t xml:space="preserve"> requires minimal configuration</w:t>
      </w:r>
      <w:ins w:id="703" w:author="Diogo José Domingues Regateiro" w:date="2015-06-03T14:41:00Z">
        <w:r w:rsidR="00EA68DA">
          <w:t>,</w:t>
        </w:r>
      </w:ins>
      <w:r w:rsidR="00B73BAC">
        <w:t xml:space="preserve"> and unlike the first one, it doesn't require a Redis database for storing policies. </w:t>
      </w:r>
      <w:r w:rsidR="00606C86">
        <w:t xml:space="preserve">The PEP that is </w:t>
      </w:r>
      <w:commentRangeStart w:id="704"/>
      <w:r w:rsidR="00606C86">
        <w:t xml:space="preserve">enforced </w:t>
      </w:r>
      <w:commentRangeEnd w:id="704"/>
      <w:r w:rsidR="00EA68DA">
        <w:rPr>
          <w:rStyle w:val="CommentReference"/>
        </w:rPr>
        <w:commentReference w:id="704"/>
      </w:r>
      <w:r w:rsidR="00606C86">
        <w:t xml:space="preserve">and integrated has the same interface and provides the same functionality. If it needs to </w:t>
      </w:r>
      <w:del w:id="705" w:author="Diogo José Domingues Regateiro" w:date="2015-06-03T14:42:00Z">
        <w:r w:rsidR="00606C86" w:rsidDel="00EA68DA">
          <w:delText xml:space="preserve">utilize </w:delText>
        </w:r>
      </w:del>
      <w:r w:rsidR="00606C86">
        <w:t>fetch</w:t>
      </w:r>
      <w:del w:id="706" w:author="Diogo José Domingues Regateiro" w:date="2015-06-03T14:42:00Z">
        <w:r w:rsidR="00606C86" w:rsidDel="00EA68DA">
          <w:delText>ing</w:delText>
        </w:r>
      </w:del>
      <w:r w:rsidR="00606C86">
        <w:t xml:space="preserve"> </w:t>
      </w:r>
      <w:del w:id="707" w:author="Diogo José Domingues Regateiro" w:date="2015-06-03T14:42:00Z">
        <w:r w:rsidR="00606C86" w:rsidDel="00EA68DA">
          <w:delText xml:space="preserve">of </w:delText>
        </w:r>
      </w:del>
      <w:r w:rsidR="00606C86">
        <w:t>attributes from external sources</w:t>
      </w:r>
      <w:ins w:id="708" w:author="Diogo José Domingues Regateiro" w:date="2015-06-03T14:42:00Z">
        <w:r w:rsidR="00EA68DA">
          <w:t>,</w:t>
        </w:r>
      </w:ins>
      <w:r w:rsidR="00606C86">
        <w:t xml:space="preserve"> those PIPs need to be </w:t>
      </w:r>
      <w:r w:rsidR="00606C86">
        <w:lastRenderedPageBreak/>
        <w:t>implemented and integrated in the Access Control service before</w:t>
      </w:r>
      <w:ins w:id="709" w:author="Diogo José Domingues Regateiro" w:date="2015-06-03T14:42:00Z">
        <w:r w:rsidR="00EA68DA">
          <w:t>hand</w:t>
        </w:r>
      </w:ins>
      <w:r w:rsidR="00606C86">
        <w:t xml:space="preserve"> and configured to connect to the correct services in a secure manner. Unlike the first scenario</w:t>
      </w:r>
      <w:ins w:id="710" w:author="Diogo José Domingues Regateiro" w:date="2015-06-03T14:42:00Z">
        <w:r w:rsidR="00EA68DA">
          <w:t>,</w:t>
        </w:r>
      </w:ins>
      <w:r w:rsidR="00606C86">
        <w:t xml:space="preserve"> if the Access Control needs to fetch resource attributes</w:t>
      </w:r>
      <w:ins w:id="711" w:author="Diogo José Domingues Regateiro" w:date="2015-06-03T14:42:00Z">
        <w:r w:rsidR="00EA68DA">
          <w:t>,</w:t>
        </w:r>
      </w:ins>
      <w:r w:rsidR="00606C86">
        <w:t xml:space="preserve"> the Target System needs to provide an end point (connection for a REST service) that provides a method for fetching resource attributes. </w:t>
      </w:r>
    </w:p>
    <w:p w14:paraId="56108077" w14:textId="77777777" w:rsidR="00AB0696" w:rsidRDefault="00AB0696" w:rsidP="00F1732F">
      <w:pPr>
        <w:pStyle w:val="Heading3"/>
      </w:pPr>
      <w:bookmarkStart w:id="712" w:name="_Toc420893217"/>
      <w:r>
        <w:t>Comparison</w:t>
      </w:r>
      <w:bookmarkEnd w:id="712"/>
    </w:p>
    <w:p w14:paraId="521D276D" w14:textId="4707644D" w:rsidR="005B22E6" w:rsidRDefault="00EA7AFD" w:rsidP="008413F6">
      <w:r>
        <w:tab/>
        <w:t>The integration scenarios share some characteristic and differ in others. The main difference is in the fact that the first one is a locally integrated solution while the other is using the Access Control as a</w:t>
      </w:r>
      <w:ins w:id="713" w:author="Diogo José Domingues Regateiro" w:date="2015-06-03T14:43:00Z">
        <w:r w:rsidR="00EA68DA">
          <w:t>n</w:t>
        </w:r>
      </w:ins>
      <w:r>
        <w:t xml:space="preserve"> outside service. This difference means that the first scenario is more secure</w:t>
      </w:r>
      <w:r w:rsidR="007345C8">
        <w:t xml:space="preserve"> but relies on the target system</w:t>
      </w:r>
      <w:ins w:id="714" w:author="Diogo José Domingues Regateiro" w:date="2015-06-03T17:59:00Z">
        <w:r w:rsidR="000919C8">
          <w:t>.</w:t>
        </w:r>
      </w:ins>
      <w:del w:id="715" w:author="Diogo José Domingues Regateiro" w:date="2015-06-03T17:59:00Z">
        <w:r w:rsidDel="000919C8">
          <w:delText>,</w:delText>
        </w:r>
      </w:del>
      <w:r>
        <w:t xml:space="preserve"> </w:t>
      </w:r>
      <w:ins w:id="716" w:author="Diogo José Domingues Regateiro" w:date="2015-06-03T17:59:00Z">
        <w:r w:rsidR="000919C8">
          <w:t xml:space="preserve">It </w:t>
        </w:r>
      </w:ins>
      <w:r>
        <w:t xml:space="preserve">can be configured and modified to accommodate more specific uses, </w:t>
      </w:r>
      <w:commentRangeStart w:id="717"/>
      <w:r>
        <w:t>more precisely</w:t>
      </w:r>
      <w:commentRangeEnd w:id="717"/>
      <w:r w:rsidR="00EA68DA">
        <w:rPr>
          <w:rStyle w:val="CommentReference"/>
        </w:rPr>
        <w:commentReference w:id="717"/>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w:t>
      </w:r>
      <w:ins w:id="718" w:author="Diogo José Domingues Regateiro" w:date="2015-06-03T14:44:00Z">
        <w:r w:rsidR="00EA68DA">
          <w:t>,</w:t>
        </w:r>
      </w:ins>
      <w:r w:rsidR="007345C8">
        <w:t xml:space="preserve"> making it more secure. The second scenario is simpler to integrate for a simple and basic use. It relies on the outside Access Control system to deliver the decision</w:t>
      </w:r>
      <w:ins w:id="719" w:author="Diogo José Domingues Regateiro" w:date="2015-06-03T14:44:00Z">
        <w:r w:rsidR="00EA68DA">
          <w:t>,</w:t>
        </w:r>
      </w:ins>
      <w:r w:rsidR="007345C8">
        <w:t xml:space="preserve"> which therefore has limitations regarding configurations/modifications but can be </w:t>
      </w:r>
      <w:r w:rsidR="0024256C">
        <w:t xml:space="preserve">monitored and updated easily and it removes a lot of the responsibility from the target system. </w:t>
      </w:r>
      <w:del w:id="720" w:author="Diogo José Domingues Regateiro" w:date="2015-06-03T14:45:00Z">
        <w:r w:rsidR="0024256C" w:rsidDel="00EA68DA">
          <w:delText>The second</w:delText>
        </w:r>
      </w:del>
      <w:ins w:id="721" w:author="Diogo José Domingues Regateiro" w:date="2015-06-03T14:45:00Z">
        <w:r w:rsidR="00EA68DA">
          <w:t>It also</w:t>
        </w:r>
      </w:ins>
      <w:r w:rsidR="0024256C">
        <w:t xml:space="preserve"> requires </w:t>
      </w:r>
      <w:ins w:id="722" w:author="Diogo José Domingues Regateiro" w:date="2015-06-03T14:45:00Z">
        <w:r w:rsidR="00EA68DA">
          <w:t xml:space="preserve">an implementation </w:t>
        </w:r>
      </w:ins>
      <w:del w:id="723" w:author="Diogo José Domingues Regateiro" w:date="2015-06-03T14:45:00Z">
        <w:r w:rsidR="0024256C" w:rsidDel="00EA68DA">
          <w:delText xml:space="preserve">the implementing </w:delText>
        </w:r>
      </w:del>
      <w:r w:rsidR="0024256C">
        <w:t xml:space="preserve">of a REST service </w:t>
      </w:r>
      <w:del w:id="724" w:author="Diogo José Domingues Regateiro" w:date="2015-06-03T14:46:00Z">
        <w:r w:rsidR="0024256C" w:rsidDel="00EA68DA">
          <w:delText xml:space="preserve">for </w:delText>
        </w:r>
      </w:del>
      <w:ins w:id="725" w:author="Diogo José Domingues Regateiro" w:date="2015-06-03T14:46:00Z">
        <w:r w:rsidR="00EA68DA">
          <w:t xml:space="preserve">that </w:t>
        </w:r>
      </w:ins>
      <w:del w:id="726" w:author="Diogo José Domingues Regateiro" w:date="2015-06-03T14:46:00Z">
        <w:r w:rsidR="0024256C" w:rsidDel="00EA68DA">
          <w:delText xml:space="preserve">providing </w:delText>
        </w:r>
      </w:del>
      <w:ins w:id="727" w:author="Diogo José Domingues Regateiro" w:date="2015-06-03T14:46:00Z">
        <w:r w:rsidR="00EA68DA">
          <w:t xml:space="preserve">provides </w:t>
        </w:r>
      </w:ins>
      <w:r w:rsidR="0024256C">
        <w:t xml:space="preserve">resource attribute data. The second scenario therefore comes with </w:t>
      </w:r>
      <w:del w:id="728" w:author="Diogo José Domingues Regateiro" w:date="2015-06-03T14:46:00Z">
        <w:r w:rsidR="0024256C" w:rsidDel="00EA68DA">
          <w:delText xml:space="preserve">the </w:delText>
        </w:r>
      </w:del>
      <w:r w:rsidR="0024256C">
        <w:t>more security issues regarding all the external connections that eventually need to be solved and are going to be addressed in the next part of this Section.</w:t>
      </w:r>
    </w:p>
    <w:p w14:paraId="437E6467" w14:textId="77777777" w:rsidR="0019010D" w:rsidRDefault="00E3349E" w:rsidP="00F1732F">
      <w:pPr>
        <w:pStyle w:val="Heading3"/>
      </w:pPr>
      <w:bookmarkStart w:id="729" w:name="_Toc420893218"/>
      <w:r>
        <w:t>Security Issues and threats</w:t>
      </w:r>
      <w:bookmarkEnd w:id="729"/>
    </w:p>
    <w:p w14:paraId="62DE9B28" w14:textId="7AEDB995" w:rsidR="005018B5" w:rsidRDefault="00D1399B" w:rsidP="005018B5">
      <w:r>
        <w:tab/>
        <w:t xml:space="preserve">These integration scenarios </w:t>
      </w:r>
      <w:del w:id="730" w:author="Diogo José Domingues Regateiro" w:date="2015-06-03T14:48:00Z">
        <w:r w:rsidDel="00967EC8">
          <w:delText xml:space="preserve">propose </w:delText>
        </w:r>
      </w:del>
      <w:ins w:id="731" w:author="Diogo José Domingues Regateiro" w:date="2015-06-03T14:48:00Z">
        <w:r w:rsidR="00967EC8">
          <w:t xml:space="preserve">show </w:t>
        </w:r>
      </w:ins>
      <w:del w:id="732" w:author="Diogo José Domingues Regateiro" w:date="2015-06-03T14:48:00Z">
        <w:r w:rsidDel="00967EC8">
          <w:delText xml:space="preserve">2 </w:delText>
        </w:r>
      </w:del>
      <w:ins w:id="733" w:author="Diogo José Domingues Regateiro" w:date="2015-06-03T14:48:00Z">
        <w:r w:rsidR="00967EC8">
          <w:t xml:space="preserve">two different </w:t>
        </w:r>
      </w:ins>
      <w:r>
        <w:t>methods of integration but</w:t>
      </w:r>
      <w:ins w:id="734" w:author="Diogo José Domingues Regateiro" w:date="2015-06-03T14:48:00Z">
        <w:r w:rsidR="00967EC8">
          <w:t xml:space="preserve"> </w:t>
        </w:r>
      </w:ins>
      <w:ins w:id="735" w:author="Diogo José Domingues Regateiro" w:date="2015-06-03T14:51:00Z">
        <w:r w:rsidR="00967EC8">
          <w:t>t</w:t>
        </w:r>
      </w:ins>
      <w:ins w:id="736" w:author="Diogo José Domingues Regateiro" w:date="2015-06-03T14:48:00Z">
        <w:r w:rsidR="00967EC8">
          <w:t>hey</w:t>
        </w:r>
      </w:ins>
      <w:r>
        <w:t xml:space="preserve">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w:t>
      </w:r>
      <w:ins w:id="737" w:author="Diogo José Domingues Regateiro" w:date="2015-06-03T14:51:00Z">
        <w:r w:rsidR="00967EC8">
          <w:t>,</w:t>
        </w:r>
      </w:ins>
      <w:r>
        <w:t xml:space="preserve"> which is insecure as the client cannot be certain it is communicating to the right service, the service doesn't know if it is responding and sending data to the </w:t>
      </w:r>
      <w:del w:id="738" w:author="Diogo José Domingues Regateiro" w:date="2015-06-03T14:52:00Z">
        <w:r w:rsidDel="00967EC8">
          <w:delText xml:space="preserve">right </w:delText>
        </w:r>
      </w:del>
      <w:ins w:id="739" w:author="Diogo José Domingues Regateiro" w:date="2015-06-03T14:52:00Z">
        <w:r w:rsidR="00967EC8">
          <w:t xml:space="preserve">legitimate </w:t>
        </w:r>
      </w:ins>
      <w:r>
        <w:t>client and the</w:t>
      </w:r>
      <w:ins w:id="740" w:author="Diogo José Domingues Regateiro" w:date="2015-06-03T14:52:00Z">
        <w:r w:rsidR="00967EC8">
          <w:t>re is</w:t>
        </w:r>
      </w:ins>
      <w:r>
        <w:t xml:space="preserve"> also </w:t>
      </w:r>
      <w:del w:id="741" w:author="Diogo José Domingues Regateiro" w:date="2015-06-03T14:52:00Z">
        <w:r w:rsidDel="00967EC8">
          <w:delText xml:space="preserve">there is </w:delText>
        </w:r>
      </w:del>
      <w:r>
        <w:t xml:space="preserve">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w:t>
      </w:r>
      <w:r w:rsidR="0038198C">
        <w:lastRenderedPageBreak/>
        <w:t>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w:t>
      </w:r>
      <w:ins w:id="742" w:author="Diogo José Domingues Regateiro" w:date="2015-06-03T14:56:00Z">
        <w:r w:rsidR="00967EC8">
          <w:t>,</w:t>
        </w:r>
      </w:ins>
      <w:r w:rsidR="0038198C">
        <w:t xml:space="preserve"> like OAuth</w:t>
      </w:r>
      <w:r w:rsidR="002175ED">
        <w:t xml:space="preserve"> 2 and OpenID Connect</w:t>
      </w:r>
      <w:ins w:id="743" w:author="Diogo José Domingues Regateiro" w:date="2015-06-03T14:56:00Z">
        <w:r w:rsidR="00967EC8">
          <w:t>,</w:t>
        </w:r>
      </w:ins>
      <w:r w:rsidR="002175ED">
        <w:t xml:space="preserve"> </w:t>
      </w:r>
      <w:del w:id="744" w:author="Diogo José Domingues Regateiro" w:date="2015-06-03T14:56:00Z">
        <w:r w:rsidR="002175ED" w:rsidDel="00967EC8">
          <w:delText xml:space="preserve">are </w:delText>
        </w:r>
      </w:del>
      <w:r w:rsidR="002175ED">
        <w:t xml:space="preserve">also solve these problems and </w:t>
      </w:r>
      <w:del w:id="745" w:author="Diogo José Domingues Regateiro" w:date="2015-06-03T14:56:00Z">
        <w:r w:rsidR="002175ED" w:rsidDel="00967EC8">
          <w:delText xml:space="preserve">additionally </w:delText>
        </w:r>
      </w:del>
      <w:ins w:id="746" w:author="Diogo José Domingues Regateiro" w:date="2015-06-03T14:56:00Z">
        <w:r w:rsidR="00967EC8">
          <w:t xml:space="preserve">even </w:t>
        </w:r>
      </w:ins>
      <w:r w:rsidR="002175ED">
        <w:t>provide additional benefits when considering connection with other systems</w:t>
      </w:r>
      <w:ins w:id="747" w:author="Diogo José Domingues Regateiro" w:date="2015-06-03T14:56:00Z">
        <w:r w:rsidR="00967EC8">
          <w:t>,</w:t>
        </w:r>
      </w:ins>
      <w:r w:rsidR="002175ED">
        <w:t xml:space="preserve"> but this work won't go into a detailed analysis of those options n</w:t>
      </w:r>
      <w:r w:rsidR="00BB5144">
        <w:t>or TLS. E</w:t>
      </w:r>
      <w:r w:rsidR="002175ED">
        <w:t xml:space="preserve">very one of these solutions would be sufficient to secure the connections but OAuth 2 and OpenID Connect offer additional benefits that could be used by both the Access Control and Target system. </w:t>
      </w:r>
      <w:r w:rsidR="00207517">
        <w:t xml:space="preserve">The last issue is </w:t>
      </w:r>
      <w:del w:id="748" w:author="Diogo José Domingues Regateiro" w:date="2015-06-03T14:58:00Z">
        <w:r w:rsidR="00207517" w:rsidDel="00440295">
          <w:delText xml:space="preserve">with </w:delText>
        </w:r>
      </w:del>
      <w:ins w:id="749" w:author="Diogo José Domingues Regateiro" w:date="2015-06-03T14:58:00Z">
        <w:r w:rsidR="00440295">
          <w:t xml:space="preserve">related to </w:t>
        </w:r>
      </w:ins>
      <w:r w:rsidR="00207517">
        <w:t>fetching resource attribute data in both scenarios. Although this is not necessary</w:t>
      </w:r>
      <w:r w:rsidR="0069240C">
        <w:t xml:space="preserve"> a</w:t>
      </w:r>
      <w:r w:rsidR="00207517">
        <w:t xml:space="preserve"> security issue</w:t>
      </w:r>
      <w:ins w:id="750" w:author="Diogo José Domingues Regateiro" w:date="2015-06-03T14:58:00Z">
        <w:r w:rsidR="00440295">
          <w:t>,</w:t>
        </w:r>
      </w:ins>
      <w:r w:rsidR="00207517">
        <w:t xml:space="preserve"> it has to be mentioned as it is a potential point of access t</w:t>
      </w:r>
      <w:ins w:id="751" w:author="Diogo José Domingues Regateiro" w:date="2015-06-03T12:09:00Z">
        <w:r w:rsidR="00492D75">
          <w:t>h</w:t>
        </w:r>
      </w:ins>
      <w:r w:rsidR="00207517">
        <w: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w:t>
      </w:r>
      <w:ins w:id="752" w:author="Diogo José Domingues Regateiro" w:date="2015-06-03T14:59:00Z">
        <w:r w:rsidR="00440295">
          <w:t>,</w:t>
        </w:r>
      </w:ins>
      <w:r w:rsidR="00207517">
        <w:t xml:space="preserve"> sensitive data has to be accessed for evaluation purposes, and the PDP (and therefore the PEP) will not return any additional data </w:t>
      </w:r>
      <w:r w:rsidR="0069240C">
        <w:t>so it isn't a true security issue. This is why the issue is not necessar</w:t>
      </w:r>
      <w:ins w:id="753" w:author="Diogo José Domingues Regateiro" w:date="2015-06-03T14:59:00Z">
        <w:r w:rsidR="00440295">
          <w:t>il</w:t>
        </w:r>
      </w:ins>
      <w:r w:rsidR="0069240C">
        <w:t>y a security issue</w:t>
      </w:r>
      <w:ins w:id="754" w:author="Diogo José Domingues Regateiro" w:date="2015-06-03T14:59:00Z">
        <w:r w:rsidR="00440295">
          <w:t>,</w:t>
        </w:r>
      </w:ins>
      <w:r w:rsidR="0069240C">
        <w:t xml:space="preserve"> but has to be addressed with caution. For the purposes of </w:t>
      </w:r>
      <w:ins w:id="755" w:author="Diogo José Domingues Regateiro" w:date="2015-06-03T15:00:00Z">
        <w:r w:rsidR="00440295">
          <w:t xml:space="preserve">the </w:t>
        </w:r>
      </w:ins>
      <w:r w:rsidR="0069240C">
        <w:t>testing done in this work</w:t>
      </w:r>
      <w:ins w:id="756" w:author="Diogo José Domingues Regateiro" w:date="2015-06-03T15:00:00Z">
        <w:r w:rsidR="00440295">
          <w:t>,</w:t>
        </w:r>
      </w:ins>
      <w:r w:rsidR="0069240C">
        <w:t xml:space="preserve"> a different Database Manager was used to access the Resource Attributes for the database containing sensor data. Compared to the </w:t>
      </w:r>
      <w:r w:rsidR="0069240C" w:rsidRPr="0069240C">
        <w:rPr>
          <w:i/>
        </w:rPr>
        <w:t>SensorDataDBManager</w:t>
      </w:r>
      <w:ins w:id="757" w:author="Diogo José Domingues Regateiro" w:date="2015-06-03T15:00:00Z">
        <w:r w:rsidR="00440295">
          <w:rPr>
            <w:i/>
          </w:rPr>
          <w:t>,</w:t>
        </w:r>
      </w:ins>
      <w:r w:rsidR="0069240C">
        <w:t xml:space="preserve"> it has a more limited view of the database and more functionalities that limit the actions over the database </w:t>
      </w:r>
      <w:del w:id="758" w:author="Diogo José Domingues Regateiro" w:date="2015-06-03T15:00:00Z">
        <w:r w:rsidR="0069240C" w:rsidDel="00440295">
          <w:delText>only to</w:delText>
        </w:r>
      </w:del>
      <w:ins w:id="759" w:author="Diogo José Domingues Regateiro" w:date="2015-06-03T15:00:00Z">
        <w:r w:rsidR="00440295">
          <w:t>to just</w:t>
        </w:r>
      </w:ins>
      <w:r w:rsidR="0069240C">
        <w:t xml:space="preserve"> fetching/read actions.</w:t>
      </w:r>
      <w:r w:rsidR="005018B5">
        <w:t xml:space="preserve">      </w:t>
      </w:r>
    </w:p>
    <w:p w14:paraId="10F34246" w14:textId="77777777" w:rsidR="005018B5" w:rsidRDefault="008422D1" w:rsidP="00F1732F">
      <w:pPr>
        <w:pStyle w:val="Heading3"/>
      </w:pPr>
      <w:bookmarkStart w:id="760" w:name="_Ref420890504"/>
      <w:bookmarkStart w:id="761" w:name="_Toc420893219"/>
      <w:r>
        <w:t>Scalability and distribution</w:t>
      </w:r>
      <w:bookmarkEnd w:id="760"/>
      <w:bookmarkEnd w:id="761"/>
    </w:p>
    <w:p w14:paraId="5F422AC1" w14:textId="4C0B44F5"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ins w:id="762" w:author="Diogo José Domingues Regateiro" w:date="2015-06-03T15:08:00Z">
        <w:r w:rsidR="00763A94">
          <w:t>,</w:t>
        </w:r>
      </w:ins>
      <w:r w:rsidR="00777279">
        <w:t xml:space="preserve"> </w:t>
      </w:r>
      <w:del w:id="763" w:author="Diogo José Domingues Regateiro" w:date="2015-06-03T15:08:00Z">
        <w:r w:rsidR="00777279" w:rsidDel="00763A94">
          <w:delText xml:space="preserve">but </w:delText>
        </w:r>
      </w:del>
      <w:ins w:id="764" w:author="Diogo José Domingues Regateiro" w:date="2015-06-03T15:08:00Z">
        <w:r w:rsidR="00763A94">
          <w:t xml:space="preserve">instead it </w:t>
        </w:r>
      </w:ins>
      <w:r w:rsidR="00777279">
        <w:t xml:space="preserve">would bring </w:t>
      </w:r>
      <w:del w:id="765" w:author="Diogo José Domingues Regateiro" w:date="2015-06-03T15:09:00Z">
        <w:r w:rsidR="00777279" w:rsidDel="00763A94">
          <w:delText xml:space="preserve">only </w:delText>
        </w:r>
      </w:del>
      <w:r w:rsidR="00777279">
        <w:t>connection issues and possibly diminish</w:t>
      </w:r>
      <w:ins w:id="766" w:author="Diogo José Domingues Regateiro" w:date="2015-06-03T15:09:00Z">
        <w:r w:rsidR="00763A94">
          <w:t>ed</w:t>
        </w:r>
      </w:ins>
      <w:r w:rsidR="00777279">
        <w:t xml:space="preserve"> performance. The PIPs can be connected to external services and fetch attributes from outside the system but should not be separated. Additionally</w:t>
      </w:r>
      <w:ins w:id="767" w:author="Diogo José Domingues Regateiro" w:date="2015-06-03T15:09:00Z">
        <w:r w:rsidR="00763A94">
          <w:t>,</w:t>
        </w:r>
      </w:ins>
      <w:r w:rsidR="00777279">
        <w:t xml:space="preserve"> the PAP,</w:t>
      </w:r>
      <w:r w:rsidR="00014761">
        <w:t xml:space="preserve"> PAP web application, RestService and</w:t>
      </w:r>
      <w:r w:rsidR="00777279">
        <w:t xml:space="preserve"> PolicyDB manager should be added to this group and should run on the same machine where the Redis database</w:t>
      </w:r>
      <w:ins w:id="768" w:author="Diogo José Domingues Regateiro" w:date="2015-06-03T15:09:00Z">
        <w:r w:rsidR="00763A94">
          <w:t>,</w:t>
        </w:r>
      </w:ins>
      <w:r w:rsidR="00777279">
        <w:t xml:space="preserve"> used for storing policies</w:t>
      </w:r>
      <w:ins w:id="769" w:author="Diogo José Domingues Regateiro" w:date="2015-06-03T15:09:00Z">
        <w:r w:rsidR="00763A94">
          <w:t>,</w:t>
        </w:r>
      </w:ins>
      <w:r w:rsidR="00777279">
        <w:t xml:space="preserve"> is running. </w:t>
      </w:r>
      <w:r w:rsidR="00014761">
        <w:t>Although this group isn't an essential part to the evaluation process</w:t>
      </w:r>
      <w:ins w:id="770" w:author="Diogo José Domingues Regateiro" w:date="2015-06-03T15:09:00Z">
        <w:r w:rsidR="00763A94">
          <w:t>,</w:t>
        </w:r>
      </w:ins>
      <w:r w:rsidR="00014761">
        <w:t xml:space="preserve">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14:paraId="086F1837" w14:textId="0C6F574A" w:rsidR="00944155" w:rsidRDefault="0001219C" w:rsidP="008422D1">
      <w:r>
        <w:tab/>
        <w:t>This method of grouping these components brings up issues regarding scalability. Normally</w:t>
      </w:r>
      <w:ins w:id="771" w:author="Diogo José Domingues Regateiro" w:date="2015-06-03T15:10:00Z">
        <w:r w:rsidR="00763A94">
          <w:t>,</w:t>
        </w:r>
      </w:ins>
      <w:r>
        <w:t xml:space="preserve"> a distributed system scales much better that a non</w:t>
      </w:r>
      <w:ins w:id="772" w:author="Diogo José Domingues Regateiro" w:date="2015-06-03T15:10:00Z">
        <w:r w:rsidR="00763A94">
          <w:t>-</w:t>
        </w:r>
      </w:ins>
      <w:del w:id="773" w:author="Diogo José Domingues Regateiro" w:date="2015-06-03T15:10:00Z">
        <w:r w:rsidDel="00763A94">
          <w:delText xml:space="preserve"> </w:delText>
        </w:r>
      </w:del>
      <w:r>
        <w:t>distributed system</w:t>
      </w:r>
      <w:ins w:id="774" w:author="Diogo José Domingues Regateiro" w:date="2015-06-03T15:10:00Z">
        <w:r w:rsidR="00763A94">
          <w:t>,</w:t>
        </w:r>
      </w:ins>
      <w:r>
        <w:t xml:space="preserve"> and if the components cannot </w:t>
      </w:r>
      <w:r>
        <w:lastRenderedPageBreak/>
        <w:t xml:space="preserve">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w:t>
      </w:r>
      <w:ins w:id="775" w:author="Diogo José Domingues Regateiro" w:date="2015-06-03T15:10:00Z">
        <w:r w:rsidR="00763A94">
          <w:t>,</w:t>
        </w:r>
      </w:ins>
      <w:r w:rsidR="00944155">
        <w:t xml:space="preserve"> an additional component would be needed. It would have functionality for handling </w:t>
      </w:r>
      <w:del w:id="776" w:author="Diogo José Domingues Regateiro" w:date="2015-06-03T15:11:00Z">
        <w:r w:rsidR="00944155" w:rsidDel="00763A94">
          <w:delText xml:space="preserve">the </w:delText>
        </w:r>
      </w:del>
      <w:r w:rsidR="00944155">
        <w:t>multiple instances and delegating the workload efficiently. This of course doesn't have to rely on the Redis database and can be exchanged for another storage solution if a better one is found. Because this can be viewed as a service for evaluating request</w:t>
      </w:r>
      <w:ins w:id="777" w:author="Diogo José Domingues Regateiro" w:date="2015-06-03T15:11:00Z">
        <w:r w:rsidR="00763A94">
          <w:t>s</w:t>
        </w:r>
      </w:ins>
      <w:r w:rsidR="00944155">
        <w:t xml:space="preserve"> against policies</w:t>
      </w:r>
      <w:ins w:id="778" w:author="Diogo José Domingues Regateiro" w:date="2015-06-03T15:11:00Z">
        <w:r w:rsidR="00763A94">
          <w:t>,</w:t>
        </w:r>
      </w:ins>
      <w:r w:rsidR="00944155">
        <w:t xml:space="preserve"> </w:t>
      </w:r>
      <w:del w:id="779" w:author="Diogo José Domingues Regateiro" w:date="2015-06-03T15:11:00Z">
        <w:r w:rsidR="00944155" w:rsidDel="00763A94">
          <w:delText xml:space="preserve">and </w:delText>
        </w:r>
      </w:del>
      <w:ins w:id="780" w:author="Diogo José Domingues Regateiro" w:date="2015-06-03T15:11:00Z">
        <w:r w:rsidR="00763A94">
          <w:t xml:space="preserve">it </w:t>
        </w:r>
      </w:ins>
      <w:r w:rsidR="00944155">
        <w:t>is therefore a single "black box"</w:t>
      </w:r>
      <w:ins w:id="781" w:author="Diogo José Domingues Regateiro" w:date="2015-06-03T15:11:00Z">
        <w:r w:rsidR="00763A94">
          <w:t>.</w:t>
        </w:r>
      </w:ins>
      <w:del w:id="782" w:author="Diogo José Domingues Regateiro" w:date="2015-06-03T15:11:00Z">
        <w:r w:rsidR="00944155" w:rsidDel="00763A94">
          <w:delText>,</w:delText>
        </w:r>
      </w:del>
      <w:r w:rsidR="00944155">
        <w:t xml:space="preserve"> </w:t>
      </w:r>
      <w:del w:id="783" w:author="Diogo José Domingues Regateiro" w:date="2015-06-03T15:11:00Z">
        <w:r w:rsidR="00944155" w:rsidDel="00763A94">
          <w:delText>i</w:delText>
        </w:r>
      </w:del>
      <w:ins w:id="784" w:author="Diogo José Domingues Regateiro" w:date="2015-06-03T15:11:00Z">
        <w:r w:rsidR="00763A94">
          <w:t>I</w:t>
        </w:r>
      </w:ins>
      <w:r w:rsidR="00944155">
        <w:t>t should stay that way</w:t>
      </w:r>
      <w:ins w:id="785" w:author="Diogo José Domingues Regateiro" w:date="2015-06-03T15:11:00Z">
        <w:r w:rsidR="00763A94">
          <w:t>, since</w:t>
        </w:r>
      </w:ins>
      <w:r w:rsidR="00944155">
        <w:t xml:space="preserve"> </w:t>
      </w:r>
      <w:del w:id="786" w:author="Diogo José Domingues Regateiro" w:date="2015-06-03T15:12:00Z">
        <w:r w:rsidR="00944155" w:rsidDel="00763A94">
          <w:delText xml:space="preserve">and </w:delText>
        </w:r>
      </w:del>
      <w:r w:rsidR="00944155">
        <w:t xml:space="preserve">having multiple instances running on many machines has </w:t>
      </w:r>
      <w:commentRangeStart w:id="787"/>
      <w:r w:rsidR="00944155">
        <w:t>many benefits</w:t>
      </w:r>
      <w:commentRangeEnd w:id="787"/>
      <w:r w:rsidR="00763A94">
        <w:rPr>
          <w:rStyle w:val="CommentReference"/>
        </w:rPr>
        <w:commentReference w:id="787"/>
      </w:r>
      <w:r w:rsidR="00944155">
        <w:t xml:space="preserve">. </w:t>
      </w:r>
    </w:p>
    <w:p w14:paraId="2900B140" w14:textId="77777777"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w:t>
      </w:r>
      <w:del w:id="788" w:author="Diogo José Domingues Regateiro" w:date="2015-06-03T15:13:00Z">
        <w:r w:rsidR="00F1732F" w:rsidDel="00763A94">
          <w:delText>,</w:delText>
        </w:r>
      </w:del>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14:paraId="1A9CB1BA" w14:textId="77777777" w:rsidR="00A5664B" w:rsidRDefault="00A5664B" w:rsidP="007738CA">
      <w:pPr>
        <w:pStyle w:val="Heading2"/>
      </w:pPr>
      <w:bookmarkStart w:id="789" w:name="_Ref420083197"/>
      <w:bookmarkStart w:id="790" w:name="_Toc420893220"/>
      <w:r w:rsidRPr="009839D4">
        <w:t xml:space="preserve">Development </w:t>
      </w:r>
      <w:r w:rsidR="00F5664C">
        <w:t>process</w:t>
      </w:r>
      <w:bookmarkEnd w:id="789"/>
      <w:bookmarkEnd w:id="790"/>
      <w:r w:rsidR="00644C83">
        <w:t xml:space="preserve"> </w:t>
      </w:r>
    </w:p>
    <w:p w14:paraId="085AFF5F" w14:textId="1CFDC96B"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refactor </w:t>
      </w:r>
      <w:del w:id="791" w:author="Diogo José Domingues Regateiro" w:date="2015-06-03T15:15:00Z">
        <w:r w:rsidR="00395706" w:rsidDel="00763A94">
          <w:delText>the existing solution</w:delText>
        </w:r>
      </w:del>
      <w:ins w:id="792" w:author="Diogo José Domingues Regateiro" w:date="2015-06-03T15:15:00Z">
        <w:r w:rsidR="00763A94">
          <w:t>it</w:t>
        </w:r>
      </w:ins>
      <w:r w:rsidR="00395706">
        <w:t xml:space="preserve"> until a fully functioning solution is reached.</w:t>
      </w:r>
      <w:r w:rsidR="003E2ED4">
        <w:t xml:space="preserve"> In the early stages of</w:t>
      </w:r>
      <w:r w:rsidR="003B163B">
        <w:t xml:space="preserve"> development</w:t>
      </w:r>
      <w:ins w:id="793" w:author="Diogo José Domingues Regateiro" w:date="2015-06-03T15:15:00Z">
        <w:r w:rsidR="00763A94">
          <w:t>,</w:t>
        </w:r>
      </w:ins>
      <w:r w:rsidR="003B163B">
        <w:t xml:space="preserve"> the requirements for potential systems like SMATRIE were taken into account</w:t>
      </w:r>
      <w:ins w:id="794" w:author="Diogo José Domingues Regateiro" w:date="2015-06-03T15:15:00Z">
        <w:r w:rsidR="00763A94">
          <w:t>,</w:t>
        </w:r>
      </w:ins>
      <w:r w:rsidR="003B163B">
        <w:t xml:space="preserve"> and as a result the solution's scope was determined. The resulting scope allowed for the solution to implement a subset of functionalities mentioned in the OASIS XACML standard</w:t>
      </w:r>
      <w:ins w:id="795" w:author="Diogo José Domingues Regateiro" w:date="2015-06-03T15:15:00Z">
        <w:r w:rsidR="00763A94">
          <w:t>,</w:t>
        </w:r>
      </w:ins>
      <w:r w:rsidR="003B163B">
        <w:t xml:space="preserve"> but </w:t>
      </w:r>
      <w:ins w:id="796" w:author="Diogo José Domingues Regateiro" w:date="2015-06-03T15:15:00Z">
        <w:r w:rsidR="00763A94">
          <w:t xml:space="preserve">it </w:t>
        </w:r>
      </w:ins>
      <w:r w:rsidR="003B163B">
        <w:t>allow</w:t>
      </w:r>
      <w:ins w:id="797" w:author="Diogo José Domingues Regateiro" w:date="2015-06-03T15:16:00Z">
        <w:r w:rsidR="00763A94">
          <w:t xml:space="preserve"> the solution to be</w:t>
        </w:r>
      </w:ins>
      <w:del w:id="798" w:author="Diogo José Domingues Regateiro" w:date="2015-06-03T15:16:00Z">
        <w:r w:rsidR="003B163B" w:rsidDel="00763A94">
          <w:delText xml:space="preserve"> for</w:delText>
        </w:r>
      </w:del>
      <w:r w:rsidR="003B163B">
        <w:t xml:space="preserve"> expan</w:t>
      </w:r>
      <w:ins w:id="799" w:author="Diogo José Domingues Regateiro" w:date="2015-06-03T15:16:00Z">
        <w:r w:rsidR="00763A94">
          <w:t>ded</w:t>
        </w:r>
      </w:ins>
      <w:del w:id="800" w:author="Diogo José Domingues Regateiro" w:date="2015-06-03T15:16:00Z">
        <w:r w:rsidR="003B163B" w:rsidDel="00763A94">
          <w:delText>sion</w:delText>
        </w:r>
      </w:del>
      <w:r w:rsidR="003B163B">
        <w:t>.</w:t>
      </w:r>
      <w:r w:rsidR="00395706">
        <w:t xml:space="preserve"> </w:t>
      </w:r>
    </w:p>
    <w:p w14:paraId="260387FA" w14:textId="201D649D" w:rsidR="008422D1" w:rsidRDefault="003E2ED4" w:rsidP="005073E8">
      <w:r>
        <w:tab/>
      </w:r>
      <w:r w:rsidR="005073E8">
        <w:t>The solution was developed in several stages. In the initial stages</w:t>
      </w:r>
      <w:ins w:id="801" w:author="Diogo José Domingues Regateiro" w:date="2015-06-03T15:19:00Z">
        <w:r w:rsidR="0065112A">
          <w:t>,</w:t>
        </w:r>
      </w:ins>
      <w:r w:rsidR="005073E8">
        <w:t xml:space="preserve">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14:paraId="70843897" w14:textId="3E966F9E"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EndPr/>
        <w:sdtContent>
          <w:r w:rsidR="00884F01">
            <w:fldChar w:fldCharType="begin"/>
          </w:r>
          <w:r w:rsidR="00D94A66">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D94A66">
        <w:t xml:space="preserve"> was selected as a base project from which some core functionality </w:t>
      </w:r>
      <w:del w:id="802" w:author="Diogo José Domingues Regateiro" w:date="2015-06-03T15:19:00Z">
        <w:r w:rsidR="00D94A66" w:rsidDel="0065112A">
          <w:delText>will be</w:delText>
        </w:r>
      </w:del>
      <w:ins w:id="803" w:author="Diogo José Domingues Regateiro" w:date="2015-06-03T15:19:00Z">
        <w:r w:rsidR="0065112A">
          <w:t>was</w:t>
        </w:r>
      </w:ins>
      <w:r w:rsidR="00D94A66">
        <w:t xml:space="preserve"> used. As the project was in a "beta"</w:t>
      </w:r>
      <w:ins w:id="804" w:author="Diogo José Domingues Regateiro" w:date="2015-06-03T15:19:00Z">
        <w:r w:rsidR="0065112A">
          <w:t xml:space="preserve"> state</w:t>
        </w:r>
      </w:ins>
      <w:ins w:id="805" w:author="Diogo José Domingues Regateiro" w:date="2015-06-03T15:20:00Z">
        <w:r w:rsidR="0065112A">
          <w:t>,</w:t>
        </w:r>
      </w:ins>
      <w:del w:id="806" w:author="Diogo José Domingues Regateiro" w:date="2015-06-03T15:20:00Z">
        <w:r w:rsidR="00D94A66" w:rsidDel="0065112A">
          <w:delText xml:space="preserve"> for </w:delText>
        </w:r>
      </w:del>
      <w:ins w:id="807" w:author="Diogo José Domingues Regateiro" w:date="2015-06-03T15:20:00Z">
        <w:r w:rsidR="0065112A">
          <w:t xml:space="preserve"> </w:t>
        </w:r>
      </w:ins>
      <w:r w:rsidR="00D94A66">
        <w:t>it lacked documentation and made the implementation</w:t>
      </w:r>
      <w:ins w:id="808" w:author="Diogo José Domingues Regateiro" w:date="2015-06-03T15:20:00Z">
        <w:r w:rsidR="0065112A">
          <w:t>,</w:t>
        </w:r>
      </w:ins>
      <w:r w:rsidR="00D94A66">
        <w:t xml:space="preserve"> and especially the configuration</w:t>
      </w:r>
      <w:ins w:id="809" w:author="Diogo José Domingues Regateiro" w:date="2015-06-03T15:20:00Z">
        <w:r w:rsidR="0065112A">
          <w:t>,</w:t>
        </w:r>
      </w:ins>
      <w:r w:rsidR="00D94A66">
        <w:t xml:space="preserve"> very difficult. Because testing proved that some core functionality </w:t>
      </w:r>
      <w:del w:id="810" w:author="Diogo José Domingues Regateiro" w:date="2015-06-03T15:20:00Z">
        <w:r w:rsidR="00D94A66" w:rsidDel="0065112A">
          <w:delText xml:space="preserve">is </w:delText>
        </w:r>
      </w:del>
      <w:ins w:id="811" w:author="Diogo José Domingues Regateiro" w:date="2015-06-03T15:20:00Z">
        <w:r w:rsidR="0065112A">
          <w:t xml:space="preserve">was </w:t>
        </w:r>
      </w:ins>
      <w:r w:rsidR="00D94A66">
        <w:t xml:space="preserve">working and because there </w:t>
      </w:r>
      <w:r w:rsidR="00D94A66">
        <w:lastRenderedPageBreak/>
        <w:t>weren't many options available at</w:t>
      </w:r>
      <w:ins w:id="812" w:author="Diogo José Domingues Regateiro" w:date="2015-06-03T15:20:00Z">
        <w:r w:rsidR="0065112A">
          <w:t xml:space="preserve"> the time,</w:t>
        </w:r>
      </w:ins>
      <w:r w:rsidR="00D94A66">
        <w:t xml:space="preserve">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14:paraId="1B7BF098" w14:textId="1B216D2E" w:rsidR="008422D1" w:rsidRDefault="008422D1" w:rsidP="005073E8">
      <w:r>
        <w:tab/>
      </w:r>
      <w:r w:rsidR="00551089">
        <w:t>After the project was tested</w:t>
      </w:r>
      <w:ins w:id="813" w:author="Diogo José Domingues Regateiro" w:date="2015-06-03T15:20:00Z">
        <w:r w:rsidR="0065112A">
          <w:t>,</w:t>
        </w:r>
      </w:ins>
      <w:r w:rsidR="00551089">
        <w:t xml:space="preserve"> the basic architecture of the solution was made and the development of components began. The first component that was built was the PDP. After an initial implementation was made and tested, a PRP an</w:t>
      </w:r>
      <w:r w:rsidR="00395706">
        <w:t>d basic PEP were built. At this</w:t>
      </w:r>
      <w:ins w:id="814" w:author="Diogo José Domingues Regateiro" w:date="2015-06-03T15:21:00Z">
        <w:r w:rsidR="0065112A">
          <w:t xml:space="preserve"> point,</w:t>
        </w:r>
      </w:ins>
      <w:r w:rsidR="00395706">
        <w:t xml:space="preserve"> a list of basic request and policies were made. This list was used as a base</w:t>
      </w:r>
      <w:ins w:id="815" w:author="Diogo José Domingues Regateiro" w:date="2015-06-03T15:21:00Z">
        <w:r w:rsidR="0065112A">
          <w:t>,</w:t>
        </w:r>
      </w:ins>
      <w:r w:rsidR="00395706">
        <w:t xml:space="preserve"> which was later expanded in order to test other components like the PIPs and different evaluation operations. </w:t>
      </w:r>
      <w:r w:rsidR="003E2ED4">
        <w:t>Basic PIPs were made and connected to the existing components. After this was complete</w:t>
      </w:r>
      <w:ins w:id="816" w:author="Diogo José Domingues Regateiro" w:date="2015-06-03T15:21:00Z">
        <w:r w:rsidR="0065112A">
          <w:t>,</w:t>
        </w:r>
      </w:ins>
      <w:r w:rsidR="003E2ED4">
        <w:t xml:space="preserve"> a working prototype with all of the essential components</w:t>
      </w:r>
      <w:ins w:id="817" w:author="Diogo José Domingues Regateiro" w:date="2015-06-03T15:21:00Z">
        <w:r w:rsidR="0065112A">
          <w:t>,</w:t>
        </w:r>
      </w:ins>
      <w:r w:rsidR="003E2ED4">
        <w:t xml:space="preserve"> except the PAP</w:t>
      </w:r>
      <w:ins w:id="818" w:author="Diogo José Domingues Regateiro" w:date="2015-06-03T15:21:00Z">
        <w:r w:rsidR="0065112A">
          <w:t>,</w:t>
        </w:r>
      </w:ins>
      <w:r w:rsidR="003E2ED4">
        <w:t xml:space="preserve"> was made.</w:t>
      </w:r>
      <w:r w:rsidR="00551089">
        <w:t xml:space="preserve"> </w:t>
      </w:r>
      <w:r w:rsidR="003E2ED4">
        <w:t>The PAP was the last component made as it is not essential for testing purposes</w:t>
      </w:r>
      <w:ins w:id="819" w:author="Diogo José Domingues Regateiro" w:date="2015-06-03T15:22:00Z">
        <w:r w:rsidR="0065112A">
          <w:t>,</w:t>
        </w:r>
      </w:ins>
      <w:r w:rsidR="003E2ED4">
        <w:t xml:space="preserve"> as the focus of the work </w:t>
      </w:r>
      <w:del w:id="820" w:author="Diogo José Domingues Regateiro" w:date="2015-06-03T15:22:00Z">
        <w:r w:rsidR="003E2ED4" w:rsidDel="0065112A">
          <w:delText xml:space="preserve">is </w:delText>
        </w:r>
      </w:del>
      <w:commentRangeStart w:id="821"/>
      <w:ins w:id="822" w:author="Diogo José Domingues Regateiro" w:date="2015-06-03T15:22:00Z">
        <w:r w:rsidR="0065112A">
          <w:t xml:space="preserve">was </w:t>
        </w:r>
        <w:commentRangeEnd w:id="821"/>
        <w:r w:rsidR="0065112A">
          <w:rPr>
            <w:rStyle w:val="CommentReference"/>
          </w:rPr>
          <w:commentReference w:id="821"/>
        </w:r>
      </w:ins>
      <w:r w:rsidR="003E2ED4">
        <w:t xml:space="preserve">on having a framework which would evaluate requests and policies and not for building policies and requests. </w:t>
      </w:r>
    </w:p>
    <w:p w14:paraId="7CC9B4E2" w14:textId="7744AB88" w:rsidR="005073E8" w:rsidRDefault="008422D1" w:rsidP="005073E8">
      <w:r>
        <w:tab/>
      </w:r>
      <w:r w:rsidR="003E2ED4">
        <w:t>After running tests locally</w:t>
      </w:r>
      <w:ins w:id="823" w:author="Diogo José Domingues Regateiro" w:date="2015-06-03T15:23:00Z">
        <w:r w:rsidR="0065112A">
          <w:t>,</w:t>
        </w:r>
      </w:ins>
      <w:r w:rsidR="003E2ED4">
        <w:t xml:space="preserve"> </w:t>
      </w:r>
      <w:del w:id="824" w:author="Diogo José Domingues Regateiro" w:date="2015-06-03T15:23:00Z">
        <w:r w:rsidR="003E2ED4" w:rsidDel="0065112A">
          <w:delText xml:space="preserve">and </w:delText>
        </w:r>
      </w:del>
      <w:r w:rsidR="003E2ED4">
        <w:t>confirming that the system is working correctly and giving correct responses</w:t>
      </w:r>
      <w:ins w:id="825" w:author="Diogo José Domingues Regateiro" w:date="2015-06-03T15:23:00Z">
        <w:r w:rsidR="0065112A">
          <w:t>,</w:t>
        </w:r>
      </w:ins>
      <w:r w:rsidR="003E2ED4">
        <w:t xml:space="preserve"> the next stage involved the creation of a REST service and running tests from other systems. The main test that will be presented </w:t>
      </w:r>
      <w:del w:id="826" w:author="Diogo José Domingues Regateiro" w:date="2015-06-03T15:23:00Z">
        <w:r w:rsidR="003E2ED4" w:rsidDel="0065112A">
          <w:delText xml:space="preserve">were </w:delText>
        </w:r>
      </w:del>
      <w:ins w:id="827" w:author="Diogo José Domingues Regateiro" w:date="2015-06-03T15:23:00Z">
        <w:r w:rsidR="0065112A">
          <w:t xml:space="preserve">was </w:t>
        </w:r>
      </w:ins>
      <w:r w:rsidR="003E2ED4">
        <w:t xml:space="preserve">done at this stage. The last component built was the PAP Web Application for managing policies. The last stages of development included refactoring and improving </w:t>
      </w:r>
      <w:del w:id="828" w:author="Diogo José Domingues Regateiro" w:date="2015-06-03T15:23:00Z">
        <w:r w:rsidR="003E2ED4" w:rsidDel="0065112A">
          <w:delText xml:space="preserve">of </w:delText>
        </w:r>
      </w:del>
      <w:r w:rsidR="003E2ED4">
        <w:t xml:space="preserve">the solution, expanding the list of PIPs, expanding </w:t>
      </w:r>
      <w:del w:id="829" w:author="Diogo José Domingues Regateiro" w:date="2015-06-03T15:24:00Z">
        <w:r w:rsidR="003E2ED4" w:rsidDel="0065112A">
          <w:delText xml:space="preserve">on </w:delText>
        </w:r>
      </w:del>
      <w:r w:rsidR="003E2ED4">
        <w:t xml:space="preserve">the PDPs evaluation functionality and integrating and testing with other systems. </w:t>
      </w:r>
      <w:r w:rsidR="009C6C66">
        <w:t>The resul</w:t>
      </w:r>
      <w:r>
        <w:t>ts of the testing are shown in s</w:t>
      </w:r>
      <w:r w:rsidR="009C6C66">
        <w:t xml:space="preserve">ection </w:t>
      </w:r>
      <w:r>
        <w:fldChar w:fldCharType="begin"/>
      </w:r>
      <w:r>
        <w:instrText xml:space="preserve"> REF _Ref420788285 \n \h </w:instrText>
      </w:r>
      <w:r>
        <w:fldChar w:fldCharType="separate"/>
      </w:r>
      <w:r w:rsidR="000C1277">
        <w:t>5</w:t>
      </w:r>
      <w:r>
        <w:fldChar w:fldCharType="end"/>
      </w:r>
      <w:r>
        <w:t>.</w:t>
      </w:r>
    </w:p>
    <w:p w14:paraId="612D2EBF" w14:textId="77777777" w:rsidR="009F045C" w:rsidRDefault="009F045C" w:rsidP="007738CA">
      <w:pPr>
        <w:pStyle w:val="Heading2"/>
      </w:pPr>
      <w:bookmarkStart w:id="830" w:name="_Ref420083309"/>
      <w:bookmarkStart w:id="831" w:name="_Toc420893221"/>
      <w:r>
        <w:t>Potential improvements</w:t>
      </w:r>
      <w:bookmarkEnd w:id="830"/>
      <w:bookmarkEnd w:id="831"/>
    </w:p>
    <w:p w14:paraId="1D673DEA" w14:textId="4DFFA5D9" w:rsidR="00F1732F" w:rsidRDefault="007F616F" w:rsidP="009F045C">
      <w:r>
        <w:tab/>
      </w:r>
      <w:r w:rsidR="00EF0E1D">
        <w:t xml:space="preserve">At the end of Section </w:t>
      </w:r>
      <w:r w:rsidR="00884F01">
        <w:fldChar w:fldCharType="begin"/>
      </w:r>
      <w:r w:rsidR="00EF0E1D">
        <w:instrText xml:space="preserve"> REF _Ref419886710 \n \h </w:instrText>
      </w:r>
      <w:r w:rsidR="00884F01">
        <w:fldChar w:fldCharType="separate"/>
      </w:r>
      <w:r w:rsidR="000C1277">
        <w:t>4.3</w:t>
      </w:r>
      <w:r w:rsidR="00884F01">
        <w:fldChar w:fldCharType="end"/>
      </w:r>
      <w:ins w:id="832" w:author="Diogo José Domingues Regateiro" w:date="2015-06-03T15:24:00Z">
        <w:r w:rsidR="0065112A">
          <w:t>,</w:t>
        </w:r>
      </w:ins>
      <w:r w:rsidR="00EF0E1D">
        <w:t xml:space="preserve"> a number of issues were </w:t>
      </w:r>
      <w:del w:id="833" w:author="Diogo José Domingues Regateiro" w:date="2015-06-03T15:24:00Z">
        <w:r w:rsidR="00EF0E1D" w:rsidDel="0065112A">
          <w:delText xml:space="preserve">given </w:delText>
        </w:r>
      </w:del>
      <w:ins w:id="834" w:author="Diogo José Domingues Regateiro" w:date="2015-06-03T15:24:00Z">
        <w:r w:rsidR="0065112A">
          <w:t xml:space="preserve">raised </w:t>
        </w:r>
      </w:ins>
      <w:r w:rsidR="00EF0E1D">
        <w:t>regarding connections in the system</w:t>
      </w:r>
      <w:r w:rsidR="00916EF6">
        <w:t xml:space="preserve">. </w:t>
      </w:r>
      <w:del w:id="835" w:author="Diogo José Domingues Regateiro" w:date="2015-06-03T15:24:00Z">
        <w:r w:rsidR="00916EF6" w:rsidDel="0065112A">
          <w:delText xml:space="preserve">This </w:delText>
        </w:r>
      </w:del>
      <w:ins w:id="836" w:author="Diogo José Domingues Regateiro" w:date="2015-06-03T15:24:00Z">
        <w:r w:rsidR="0065112A">
          <w:t xml:space="preserve">The </w:t>
        </w:r>
      </w:ins>
      <w:r w:rsidR="00916EF6">
        <w:t xml:space="preserve">developed solution </w:t>
      </w:r>
      <w:del w:id="837" w:author="Diogo José Domingues Regateiro" w:date="2015-06-03T15:25:00Z">
        <w:r w:rsidR="00916EF6" w:rsidDel="0065112A">
          <w:delText>in it</w:delText>
        </w:r>
        <w:r w:rsidR="00EF0E1D" w:rsidDel="0065112A">
          <w:delText>s current stage contains</w:delText>
        </w:r>
      </w:del>
      <w:ins w:id="838" w:author="Diogo José Domingues Regateiro" w:date="2015-06-03T15:25:00Z">
        <w:r w:rsidR="0065112A">
          <w:t>at that point contained</w:t>
        </w:r>
      </w:ins>
      <w:r w:rsidR="00EF0E1D">
        <w:t xml:space="preserve"> open and therefore unsecure connections </w:t>
      </w:r>
      <w:del w:id="839" w:author="Diogo José Domingues Regateiro" w:date="2015-06-03T15:25:00Z">
        <w:r w:rsidR="00EF0E1D" w:rsidDel="0065112A">
          <w:delText xml:space="preserve">for </w:delText>
        </w:r>
      </w:del>
      <w:ins w:id="840" w:author="Diogo José Domingues Regateiro" w:date="2015-06-03T15:25:00Z">
        <w:r w:rsidR="0065112A">
          <w:t xml:space="preserve">to </w:t>
        </w:r>
      </w:ins>
      <w:r w:rsidR="00EF0E1D">
        <w:t xml:space="preserve">the REST services. These connections are a primary area of concern and have to be solved by implementing secure connections as explained in the same section </w:t>
      </w:r>
      <w:r w:rsidR="00884F01">
        <w:fldChar w:fldCharType="begin"/>
      </w:r>
      <w:r w:rsidR="00EF0E1D">
        <w:instrText xml:space="preserve"> REF _Ref419886710 \n \h </w:instrText>
      </w:r>
      <w:r w:rsidR="00884F01">
        <w:fldChar w:fldCharType="separate"/>
      </w:r>
      <w:r w:rsidR="000C1277">
        <w:t>4.3</w:t>
      </w:r>
      <w:r w:rsidR="00884F01">
        <w:fldChar w:fldCharType="end"/>
      </w:r>
      <w:r w:rsidR="00EF0E1D">
        <w:t xml:space="preserve">. </w:t>
      </w:r>
    </w:p>
    <w:p w14:paraId="1CBEFC66" w14:textId="16FEBFDB" w:rsidR="00F1732F" w:rsidRDefault="00F1732F" w:rsidP="009F045C">
      <w:r>
        <w:tab/>
      </w:r>
      <w:r w:rsidR="00EF0E1D">
        <w:t xml:space="preserve">Another area that would need </w:t>
      </w:r>
      <w:del w:id="841" w:author="Diogo José Domingues Regateiro" w:date="2015-06-03T15:25:00Z">
        <w:r w:rsidR="00EF0E1D" w:rsidDel="0065112A">
          <w:delText xml:space="preserve">improving </w:delText>
        </w:r>
      </w:del>
      <w:ins w:id="842" w:author="Diogo José Domingues Regateiro" w:date="2015-06-03T15:25:00Z">
        <w:r w:rsidR="0065112A">
          <w:t xml:space="preserve">improvement </w:t>
        </w:r>
      </w:ins>
      <w:r w:rsidR="00EF0E1D">
        <w:t>is the list of possible logical operations available to the PDP. The current versions does not support some operations with certain data types. For example: more-equal and less-equal operations are not available for date/time data types. This list is not complicated to expand</w:t>
      </w:r>
      <w:ins w:id="843" w:author="Diogo José Domingues Regateiro" w:date="2015-06-03T15:26:00Z">
        <w:r w:rsidR="0065112A">
          <w:t>,</w:t>
        </w:r>
      </w:ins>
      <w:r w:rsidR="00EF0E1D">
        <w:t xml:space="preserve"> as it consists of extending the list of classes providing that functionality already available </w:t>
      </w:r>
      <w:ins w:id="844" w:author="Diogo José Domingues Regateiro" w:date="2015-06-03T15:26:00Z">
        <w:r w:rsidR="0065112A">
          <w:t>in</w:t>
        </w:r>
      </w:ins>
      <w:r w:rsidR="00EF0E1D">
        <w:t xml:space="preserve"> the same way as they were implemented. </w:t>
      </w:r>
    </w:p>
    <w:p w14:paraId="65E585FB" w14:textId="10679DE2"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w:t>
      </w:r>
      <w:r>
        <w:lastRenderedPageBreak/>
        <w:t xml:space="preserve">process is discussed in subsection </w:t>
      </w:r>
      <w:r>
        <w:fldChar w:fldCharType="begin"/>
      </w:r>
      <w:r>
        <w:instrText xml:space="preserve"> REF _Ref420890504 \n \h </w:instrText>
      </w:r>
      <w:r>
        <w:fldChar w:fldCharType="separate"/>
      </w:r>
      <w:r w:rsidR="000C1277">
        <w:t>4.3.5</w:t>
      </w:r>
      <w:r>
        <w:fldChar w:fldCharType="end"/>
      </w:r>
      <w:r>
        <w:t xml:space="preserve">. Improvements would require running multiple instances of the system </w:t>
      </w:r>
      <w:del w:id="845" w:author="Diogo José Domingues Regateiro" w:date="2015-06-03T15:27:00Z">
        <w:r w:rsidDel="0065112A">
          <w:delText xml:space="preserve">and </w:delText>
        </w:r>
      </w:del>
      <w:ins w:id="846" w:author="Diogo José Domingues Regateiro" w:date="2015-06-03T15:27:00Z">
        <w:r w:rsidR="0065112A">
          <w:t xml:space="preserve">or </w:t>
        </w:r>
      </w:ins>
      <w:r>
        <w:t xml:space="preserve">multiple components of the PDP and having additional components handling and delegating the workflow efficiently. This would </w:t>
      </w:r>
      <w:r w:rsidR="00A82FCE">
        <w:t xml:space="preserve">make the solution scalable and make the evaluation process run in parallel. </w:t>
      </w:r>
    </w:p>
    <w:p w14:paraId="3151DF7A" w14:textId="63654EC2" w:rsidR="00843B53" w:rsidRDefault="00F1732F" w:rsidP="009F045C">
      <w:r>
        <w:tab/>
      </w:r>
      <w:r w:rsidR="00916EF6">
        <w:t xml:space="preserve">The last </w:t>
      </w:r>
      <w:del w:id="847" w:author="Diogo José Domingues Regateiro" w:date="2015-06-03T15:28:00Z">
        <w:r w:rsidR="00A82FCE" w:rsidDel="0065112A">
          <w:delText>one</w:delText>
        </w:r>
        <w:r w:rsidR="00916EF6" w:rsidDel="0065112A">
          <w:delText xml:space="preserve"> </w:delText>
        </w:r>
      </w:del>
      <w:ins w:id="848" w:author="Diogo José Domingues Regateiro" w:date="2015-06-03T15:28:00Z">
        <w:r w:rsidR="0065112A">
          <w:t xml:space="preserve">improvement </w:t>
        </w:r>
      </w:ins>
      <w:r w:rsidR="00916EF6">
        <w:t xml:space="preserve">is to provide the functionality for having multiple clients using the same service and distinguishing the policy lists used for everyone. This also applies for the PAP interface. This way of using the system could bring issues with the Redis database and </w:t>
      </w:r>
      <w:del w:id="849" w:author="Diogo José Domingues Regateiro" w:date="2015-06-03T15:27:00Z">
        <w:r w:rsidR="00916EF6" w:rsidDel="0065112A">
          <w:delText>it's</w:delText>
        </w:r>
      </w:del>
      <w:ins w:id="850" w:author="Diogo José Domingues Regateiro" w:date="2015-06-03T15:27:00Z">
        <w:r w:rsidR="0065112A">
          <w:t>its</w:t>
        </w:r>
      </w:ins>
      <w:r w:rsidR="00916EF6">
        <w:t xml:space="preserve">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14:paraId="2CF71760" w14:textId="77777777" w:rsidR="00916EF6" w:rsidRDefault="00916EF6" w:rsidP="009F045C"/>
    <w:p w14:paraId="1E487F5D" w14:textId="77777777" w:rsidR="000F4A7C" w:rsidRDefault="000F4A7C" w:rsidP="00C4302A">
      <w:pPr>
        <w:pStyle w:val="Heading1"/>
        <w:rPr>
          <w:lang w:val="en-GB"/>
        </w:rPr>
        <w:sectPr w:rsidR="000F4A7C" w:rsidSect="000F4A7C">
          <w:type w:val="oddPage"/>
          <w:pgSz w:w="11906" w:h="16838" w:code="9"/>
          <w:pgMar w:top="1701" w:right="1418" w:bottom="1701" w:left="1701" w:header="567" w:footer="567" w:gutter="0"/>
          <w:cols w:space="720"/>
          <w:docGrid w:linePitch="299"/>
        </w:sectPr>
      </w:pPr>
    </w:p>
    <w:p w14:paraId="5E4AE32F" w14:textId="77777777" w:rsidR="00C4302A" w:rsidRDefault="000F4A7C" w:rsidP="00C4302A">
      <w:pPr>
        <w:pStyle w:val="Heading1"/>
        <w:rPr>
          <w:lang w:val="en-GB"/>
        </w:rPr>
      </w:pPr>
      <w:bookmarkStart w:id="851" w:name="_Ref420788285"/>
      <w:bookmarkStart w:id="852" w:name="_Toc420893222"/>
      <w:r>
        <w:rPr>
          <w:lang w:val="en-GB"/>
        </w:rPr>
        <w:lastRenderedPageBreak/>
        <w:t>Proof of concept</w:t>
      </w:r>
      <w:bookmarkEnd w:id="851"/>
      <w:bookmarkEnd w:id="852"/>
    </w:p>
    <w:p w14:paraId="79FA5817" w14:textId="77777777"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14:paraId="14125847" w14:textId="77777777"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14:paraId="1ED16141" w14:textId="77777777" w:rsidR="005018B5" w:rsidRPr="005018B5" w:rsidRDefault="005018B5" w:rsidP="005018B5">
      <w:pPr>
        <w:pStyle w:val="Heading2"/>
      </w:pPr>
      <w:bookmarkStart w:id="853" w:name="_Toc420893223"/>
      <w:r>
        <w:t>Testing</w:t>
      </w:r>
      <w:bookmarkEnd w:id="853"/>
    </w:p>
    <w:p w14:paraId="618CBCB3" w14:textId="395CE938" w:rsidR="00850CC8" w:rsidRDefault="00F248C4" w:rsidP="00C4302A">
      <w:r>
        <w:tab/>
        <w:t xml:space="preserve">In this </w:t>
      </w:r>
      <w:r w:rsidR="005018B5">
        <w:t>sub</w:t>
      </w:r>
      <w:r>
        <w:t>section</w:t>
      </w:r>
      <w:ins w:id="854" w:author="Diogo José Domingues Regateiro" w:date="2015-06-03T15:50:00Z">
        <w:r w:rsidR="000E4C06">
          <w:t>,</w:t>
        </w:r>
      </w:ins>
      <w:r>
        <w:t xml:space="preserve"> the test Scenarios will be described and</w:t>
      </w:r>
      <w:ins w:id="855" w:author="Diogo José Domingues Regateiro" w:date="2015-06-03T15:50:00Z">
        <w:r w:rsidR="000E4C06">
          <w:t xml:space="preserve"> the</w:t>
        </w:r>
      </w:ins>
      <w:r>
        <w:t xml:space="preserve"> test result</w:t>
      </w:r>
      <w:del w:id="856" w:author="Diogo José Domingues Regateiro" w:date="2015-06-03T15:50:00Z">
        <w:r w:rsidDel="000E4C06">
          <w:delText xml:space="preserve"> </w:delText>
        </w:r>
      </w:del>
      <w:r>
        <w:t>s will be shown and explained. The tests were designed to test the functionality</w:t>
      </w:r>
      <w:ins w:id="857" w:author="Diogo José Domingues Regateiro" w:date="2015-06-03T15:50:00Z">
        <w:r w:rsidR="000E4C06">
          <w:t>,</w:t>
        </w:r>
      </w:ins>
      <w:r>
        <w:t xml:space="preserve"> </w:t>
      </w:r>
      <w:del w:id="858" w:author="Diogo José Domingues Regateiro" w:date="2015-06-03T15:50:00Z">
        <w:r w:rsidDel="000E4C06">
          <w:delText xml:space="preserve">and </w:delText>
        </w:r>
      </w:del>
      <w:r>
        <w:t xml:space="preserve">validate that the system is working as intended and </w:t>
      </w:r>
      <w:del w:id="859" w:author="Diogo José Domingues Regateiro" w:date="2015-06-03T15:51:00Z">
        <w:r w:rsidDel="000E4C06">
          <w:delText xml:space="preserve">also </w:delText>
        </w:r>
      </w:del>
      <w:r>
        <w:t xml:space="preserve">to test the performance characteristics. Also, both integration scenarios that are described in Section </w:t>
      </w:r>
      <w:r w:rsidR="00884F01">
        <w:fldChar w:fldCharType="begin"/>
      </w:r>
      <w:r>
        <w:instrText xml:space="preserve"> REF _Ref419886710 \n \h </w:instrText>
      </w:r>
      <w:r w:rsidR="00884F01">
        <w:fldChar w:fldCharType="separate"/>
      </w:r>
      <w:r w:rsidR="000C1277">
        <w:t>4.3</w:t>
      </w:r>
      <w:r w:rsidR="00884F01">
        <w:fldChar w:fldCharType="end"/>
      </w:r>
      <w:r>
        <w:t xml:space="preserve"> were used to verify that they work and to make a performance comparison. </w:t>
      </w:r>
    </w:p>
    <w:p w14:paraId="6F3000CE" w14:textId="09B72810" w:rsidR="00ED67EB" w:rsidRDefault="00ED67EB" w:rsidP="00C4302A">
      <w:r>
        <w:tab/>
      </w:r>
      <w:del w:id="860" w:author="Diogo José Domingues Regateiro" w:date="2015-06-03T15:51:00Z">
        <w:r w:rsidDel="000E4C06">
          <w:delText xml:space="preserve">2 </w:delText>
        </w:r>
      </w:del>
      <w:ins w:id="861" w:author="Diogo José Domingues Regateiro" w:date="2015-06-03T15:51:00Z">
        <w:r w:rsidR="000E4C06">
          <w:t xml:space="preserve">Two </w:t>
        </w:r>
      </w:ins>
      <w:r>
        <w:t xml:space="preserve">types of tests were </w:t>
      </w:r>
      <w:del w:id="862" w:author="Diogo José Domingues Regateiro" w:date="2015-06-03T15:51:00Z">
        <w:r w:rsidDel="000E4C06">
          <w:delText xml:space="preserve">ran </w:delText>
        </w:r>
      </w:del>
      <w:ins w:id="863" w:author="Diogo José Domingues Regateiro" w:date="2015-06-03T15:51:00Z">
        <w:r w:rsidR="000E4C06">
          <w:t xml:space="preserve">performed </w:t>
        </w:r>
      </w:ins>
      <w:r>
        <w:t xml:space="preserve">on every test scenario. The first was a qualitative test running a variety of </w:t>
      </w:r>
      <w:r w:rsidR="00AD6ACD">
        <w:t>requests</w:t>
      </w:r>
      <w:r w:rsidR="00B81B6C">
        <w:t xml:space="preserve">. The goal of this test </w:t>
      </w:r>
      <w:del w:id="864" w:author="Diogo José Domingues Regateiro" w:date="2015-06-03T15:51:00Z">
        <w:r w:rsidR="00B81B6C" w:rsidDel="000E4C06">
          <w:delText xml:space="preserve">is </w:delText>
        </w:r>
      </w:del>
      <w:ins w:id="865" w:author="Diogo José Domingues Regateiro" w:date="2015-06-03T15:51:00Z">
        <w:r w:rsidR="000E4C06">
          <w:t xml:space="preserve">was the </w:t>
        </w:r>
      </w:ins>
      <w:r w:rsidR="00B81B6C">
        <w:t>verification of functionality or</w:t>
      </w:r>
      <w:ins w:id="866" w:author="Diogo José Domingues Regateiro" w:date="2015-06-03T15:52:00Z">
        <w:r w:rsidR="000E4C06">
          <w:t>, to</w:t>
        </w:r>
      </w:ins>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do not require fetching additional attribute data</w:t>
      </w:r>
      <w:ins w:id="867" w:author="Diogo José Domingues Regateiro" w:date="2015-06-03T15:52:00Z">
        <w:r w:rsidR="000E4C06">
          <w:t xml:space="preserve"> while</w:t>
        </w:r>
      </w:ins>
      <w:r w:rsidR="00436CD4">
        <w:t xml:space="preserve"> others require attribute data from multiple sources</w:t>
      </w:r>
      <w:ins w:id="868" w:author="Diogo José Domingues Regateiro" w:date="2015-06-03T15:52:00Z">
        <w:r w:rsidR="000E4C06">
          <w:t>,</w:t>
        </w:r>
      </w:ins>
      <w:r w:rsidR="00436CD4">
        <w:t xml:space="preserve"> so all aspects of the core </w:t>
      </w:r>
      <w:del w:id="869" w:author="Diogo José Domingues Regateiro" w:date="2015-06-03T15:52:00Z">
        <w:r w:rsidR="00436CD4" w:rsidDel="000E4C06">
          <w:delText xml:space="preserve">of the </w:delText>
        </w:r>
      </w:del>
      <w:r w:rsidR="00436CD4">
        <w:t xml:space="preserve">framework </w:t>
      </w:r>
      <w:commentRangeStart w:id="870"/>
      <w:r w:rsidR="00436CD4">
        <w:t xml:space="preserve">and </w:t>
      </w:r>
      <w:commentRangeEnd w:id="870"/>
      <w:r w:rsidR="000E4C06">
        <w:rPr>
          <w:rStyle w:val="CommentReference"/>
        </w:rPr>
        <w:commentReference w:id="870"/>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w:t>
      </w:r>
      <w:ins w:id="871" w:author="Diogo José Domingues Regateiro" w:date="2015-06-03T15:53:00Z">
        <w:r w:rsidR="000E4C06">
          <w:t>,</w:t>
        </w:r>
      </w:ins>
      <w:r w:rsidR="00B81B6C">
        <w:t xml:space="preserve"> so the </w:t>
      </w:r>
      <w:del w:id="872" w:author="Diogo José Domingues Regateiro" w:date="2015-06-03T15:53:00Z">
        <w:r w:rsidR="00B81B6C" w:rsidDel="000E4C06">
          <w:delText xml:space="preserve">repeating </w:delText>
        </w:r>
      </w:del>
      <w:ins w:id="873" w:author="Diogo José Domingues Regateiro" w:date="2015-06-03T15:53:00Z">
        <w:r w:rsidR="000E4C06">
          <w:t xml:space="preserve">repetition </w:t>
        </w:r>
      </w:ins>
      <w:r w:rsidR="00B81B6C">
        <w:t xml:space="preserve">of the requests </w:t>
      </w:r>
      <w:del w:id="874" w:author="Diogo José Domingues Regateiro" w:date="2015-06-03T15:53:00Z">
        <w:r w:rsidR="00B81B6C" w:rsidDel="000E4C06">
          <w:delText xml:space="preserve">will </w:delText>
        </w:r>
      </w:del>
      <w:ins w:id="875" w:author="Diogo José Domingues Regateiro" w:date="2015-06-03T15:53:00Z">
        <w:r w:rsidR="000E4C06">
          <w:t xml:space="preserve">did </w:t>
        </w:r>
      </w:ins>
      <w:r w:rsidR="00B81B6C">
        <w:t>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w:t>
      </w:r>
      <w:ins w:id="876" w:author="Diogo José Domingues Regateiro" w:date="2015-06-03T15:54:00Z">
        <w:r w:rsidR="000E4C06">
          <w:t xml:space="preserve">that </w:t>
        </w:r>
      </w:ins>
      <w:r w:rsidR="005656C2">
        <w:t xml:space="preserve">has to be mentioned is that these tests didn't include testing of the PAP Web Application/interface and PAP component. </w:t>
      </w:r>
    </w:p>
    <w:p w14:paraId="1F9BE09D" w14:textId="77777777" w:rsidR="00670F44" w:rsidRDefault="00850CC8" w:rsidP="00C4302A">
      <w:r>
        <w:tab/>
        <w:t xml:space="preserve">The machine used for running local tests and for running/hosting the solution as a service is a HP proBook 4530s with a 8,00 GB of RAM, Intel(R) Core(TM) i5-2450M CPU @ 2.50GHz 2.50 GHz processor package, running the Windows 7, 64bit operating system. </w:t>
      </w:r>
    </w:p>
    <w:p w14:paraId="3A04B197" w14:textId="77777777" w:rsidR="003508C9" w:rsidRDefault="00252ECB" w:rsidP="00670F44">
      <w:pPr>
        <w:pStyle w:val="Heading3"/>
      </w:pPr>
      <w:bookmarkStart w:id="877" w:name="_Toc420893224"/>
      <w:r>
        <w:lastRenderedPageBreak/>
        <w:t xml:space="preserve">Local integration </w:t>
      </w:r>
      <w:r w:rsidR="00AD6ACD">
        <w:t xml:space="preserve">scenario </w:t>
      </w:r>
      <w:r>
        <w:t>testing</w:t>
      </w:r>
      <w:bookmarkEnd w:id="877"/>
      <w:r>
        <w:t xml:space="preserve"> </w:t>
      </w:r>
    </w:p>
    <w:p w14:paraId="611DBD6D" w14:textId="77777777"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150"/>
        <w:gridCol w:w="1760"/>
        <w:gridCol w:w="960"/>
      </w:tblGrid>
      <w:tr w:rsidR="006D0F61" w:rsidRPr="006D0F61" w14:paraId="52D6BE9C" w14:textId="77777777" w:rsidTr="00E42424">
        <w:trPr>
          <w:trHeight w:val="315"/>
          <w:jc w:val="center"/>
        </w:trPr>
        <w:tc>
          <w:tcPr>
            <w:tcW w:w="960" w:type="dxa"/>
            <w:shd w:val="clear" w:color="9BBB59" w:fill="9BBB59"/>
            <w:noWrap/>
            <w:vAlign w:val="bottom"/>
            <w:hideMark/>
          </w:tcPr>
          <w:p w14:paraId="4CF8FB0E"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14:paraId="06C4169D"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shd w:val="clear" w:color="9BBB59" w:fill="9BBB59"/>
            <w:noWrap/>
            <w:vAlign w:val="bottom"/>
            <w:hideMark/>
          </w:tcPr>
          <w:p w14:paraId="2BA4464D"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shd w:val="clear" w:color="9BBB59" w:fill="9BBB59"/>
            <w:noWrap/>
            <w:vAlign w:val="bottom"/>
            <w:hideMark/>
          </w:tcPr>
          <w:p w14:paraId="5829B377"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14:paraId="4B9D8701" w14:textId="77777777" w:rsidTr="00E42424">
        <w:trPr>
          <w:trHeight w:val="315"/>
          <w:jc w:val="center"/>
        </w:trPr>
        <w:tc>
          <w:tcPr>
            <w:tcW w:w="960" w:type="dxa"/>
            <w:shd w:val="clear" w:color="D7E4BC" w:fill="D7E4BC"/>
            <w:noWrap/>
            <w:vAlign w:val="bottom"/>
            <w:hideMark/>
          </w:tcPr>
          <w:p w14:paraId="135B537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14:paraId="319DF28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request1_Permit.json</w:t>
            </w:r>
          </w:p>
        </w:tc>
        <w:tc>
          <w:tcPr>
            <w:tcW w:w="1760" w:type="dxa"/>
            <w:shd w:val="clear" w:color="D7E4BC" w:fill="D7E4BC"/>
            <w:noWrap/>
            <w:vAlign w:val="bottom"/>
            <w:hideMark/>
          </w:tcPr>
          <w:p w14:paraId="136E911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14:paraId="13C0197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6FA184B3" w14:textId="77777777" w:rsidTr="00E42424">
        <w:trPr>
          <w:trHeight w:val="300"/>
          <w:jc w:val="center"/>
        </w:trPr>
        <w:tc>
          <w:tcPr>
            <w:tcW w:w="960" w:type="dxa"/>
            <w:shd w:val="clear" w:color="EAF1DD" w:fill="EAF1DD"/>
            <w:noWrap/>
            <w:vAlign w:val="bottom"/>
            <w:hideMark/>
          </w:tcPr>
          <w:p w14:paraId="7551019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14:paraId="3FB7AC1E"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request1_Deny.json</w:t>
            </w:r>
          </w:p>
        </w:tc>
        <w:tc>
          <w:tcPr>
            <w:tcW w:w="1760" w:type="dxa"/>
            <w:shd w:val="clear" w:color="EAF1DD" w:fill="EAF1DD"/>
            <w:noWrap/>
            <w:vAlign w:val="bottom"/>
            <w:hideMark/>
          </w:tcPr>
          <w:p w14:paraId="0452CAD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14:paraId="773CB96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3DB9F1A2" w14:textId="77777777" w:rsidTr="00E42424">
        <w:trPr>
          <w:trHeight w:val="300"/>
          <w:jc w:val="center"/>
        </w:trPr>
        <w:tc>
          <w:tcPr>
            <w:tcW w:w="960" w:type="dxa"/>
            <w:shd w:val="clear" w:color="D7E4BC" w:fill="D7E4BC"/>
            <w:noWrap/>
            <w:vAlign w:val="bottom"/>
            <w:hideMark/>
          </w:tcPr>
          <w:p w14:paraId="226CB09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14:paraId="3EBFDB3D"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request2_Permit.json</w:t>
            </w:r>
          </w:p>
        </w:tc>
        <w:tc>
          <w:tcPr>
            <w:tcW w:w="1760" w:type="dxa"/>
            <w:shd w:val="clear" w:color="D7E4BC" w:fill="D7E4BC"/>
            <w:noWrap/>
            <w:vAlign w:val="bottom"/>
            <w:hideMark/>
          </w:tcPr>
          <w:p w14:paraId="614A7E1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14:paraId="01D4046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71E580F4" w14:textId="77777777" w:rsidTr="00E42424">
        <w:trPr>
          <w:trHeight w:val="300"/>
          <w:jc w:val="center"/>
        </w:trPr>
        <w:tc>
          <w:tcPr>
            <w:tcW w:w="960" w:type="dxa"/>
            <w:shd w:val="clear" w:color="EAF1DD" w:fill="EAF1DD"/>
            <w:noWrap/>
            <w:vAlign w:val="bottom"/>
            <w:hideMark/>
          </w:tcPr>
          <w:p w14:paraId="2177A44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14:paraId="05E5184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request2_Deny.json</w:t>
            </w:r>
          </w:p>
        </w:tc>
        <w:tc>
          <w:tcPr>
            <w:tcW w:w="1760" w:type="dxa"/>
            <w:shd w:val="clear" w:color="EAF1DD" w:fill="EAF1DD"/>
            <w:noWrap/>
            <w:vAlign w:val="bottom"/>
            <w:hideMark/>
          </w:tcPr>
          <w:p w14:paraId="40E0F3E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14:paraId="10FA6AF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4D8F7C56" w14:textId="77777777" w:rsidTr="00E42424">
        <w:trPr>
          <w:trHeight w:val="300"/>
          <w:jc w:val="center"/>
        </w:trPr>
        <w:tc>
          <w:tcPr>
            <w:tcW w:w="960" w:type="dxa"/>
            <w:shd w:val="clear" w:color="D7E4BC" w:fill="D7E4BC"/>
            <w:noWrap/>
            <w:vAlign w:val="bottom"/>
            <w:hideMark/>
          </w:tcPr>
          <w:p w14:paraId="0C9115F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14:paraId="3503776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request3_Permit.json</w:t>
            </w:r>
          </w:p>
        </w:tc>
        <w:tc>
          <w:tcPr>
            <w:tcW w:w="1760" w:type="dxa"/>
            <w:shd w:val="clear" w:color="D7E4BC" w:fill="D7E4BC"/>
            <w:noWrap/>
            <w:vAlign w:val="bottom"/>
            <w:hideMark/>
          </w:tcPr>
          <w:p w14:paraId="61093EE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14:paraId="3ABF078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04FB0446" w14:textId="77777777" w:rsidTr="00E42424">
        <w:trPr>
          <w:trHeight w:val="300"/>
          <w:jc w:val="center"/>
        </w:trPr>
        <w:tc>
          <w:tcPr>
            <w:tcW w:w="960" w:type="dxa"/>
            <w:shd w:val="clear" w:color="EAF1DD" w:fill="EAF1DD"/>
            <w:noWrap/>
            <w:vAlign w:val="bottom"/>
            <w:hideMark/>
          </w:tcPr>
          <w:p w14:paraId="14A1C9F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14:paraId="1DCE7AC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shd w:val="clear" w:color="EAF1DD" w:fill="EAF1DD"/>
            <w:noWrap/>
            <w:vAlign w:val="bottom"/>
            <w:hideMark/>
          </w:tcPr>
          <w:p w14:paraId="1547E60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14:paraId="0251537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515A0322" w14:textId="77777777" w:rsidTr="00E42424">
        <w:trPr>
          <w:trHeight w:val="300"/>
          <w:jc w:val="center"/>
        </w:trPr>
        <w:tc>
          <w:tcPr>
            <w:tcW w:w="960" w:type="dxa"/>
            <w:shd w:val="clear" w:color="D7E4BC" w:fill="D7E4BC"/>
            <w:noWrap/>
            <w:vAlign w:val="bottom"/>
            <w:hideMark/>
          </w:tcPr>
          <w:p w14:paraId="2CDFAC5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14:paraId="1BE2D42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shd w:val="clear" w:color="auto" w:fill="D6E3BC" w:themeFill="accent3" w:themeFillTint="66"/>
            <w:noWrap/>
            <w:vAlign w:val="bottom"/>
            <w:hideMark/>
          </w:tcPr>
          <w:p w14:paraId="67F15E8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14:paraId="31C4436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5D24BB4C" w14:textId="77777777" w:rsidTr="00E42424">
        <w:trPr>
          <w:trHeight w:val="300"/>
          <w:jc w:val="center"/>
        </w:trPr>
        <w:tc>
          <w:tcPr>
            <w:tcW w:w="960" w:type="dxa"/>
            <w:shd w:val="clear" w:color="EAF1DD" w:fill="EAF1DD"/>
            <w:noWrap/>
            <w:vAlign w:val="bottom"/>
            <w:hideMark/>
          </w:tcPr>
          <w:p w14:paraId="053704D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14:paraId="2AC1B5F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shd w:val="clear" w:color="EAF1DD" w:fill="EAF1DD"/>
            <w:noWrap/>
            <w:vAlign w:val="bottom"/>
            <w:hideMark/>
          </w:tcPr>
          <w:p w14:paraId="646EF3B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14:paraId="0F8785C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7A819606" w14:textId="77777777" w:rsidTr="00E42424">
        <w:trPr>
          <w:trHeight w:val="300"/>
          <w:jc w:val="center"/>
        </w:trPr>
        <w:tc>
          <w:tcPr>
            <w:tcW w:w="960" w:type="dxa"/>
            <w:shd w:val="clear" w:color="D7E4BC" w:fill="D7E4BC"/>
            <w:noWrap/>
            <w:vAlign w:val="bottom"/>
            <w:hideMark/>
          </w:tcPr>
          <w:p w14:paraId="65324AC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14:paraId="556C351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request6_Allow.xml</w:t>
            </w:r>
          </w:p>
        </w:tc>
        <w:tc>
          <w:tcPr>
            <w:tcW w:w="1760" w:type="dxa"/>
            <w:shd w:val="clear" w:color="D7E4BC" w:fill="D7E4BC"/>
            <w:noWrap/>
            <w:vAlign w:val="bottom"/>
            <w:hideMark/>
          </w:tcPr>
          <w:p w14:paraId="333CDFE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14:paraId="4165D3F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7A3A1D92" w14:textId="77777777" w:rsidTr="00E42424">
        <w:trPr>
          <w:trHeight w:val="300"/>
          <w:jc w:val="center"/>
        </w:trPr>
        <w:tc>
          <w:tcPr>
            <w:tcW w:w="960" w:type="dxa"/>
            <w:shd w:val="clear" w:color="EAF1DD" w:fill="EAF1DD"/>
            <w:noWrap/>
            <w:vAlign w:val="bottom"/>
            <w:hideMark/>
          </w:tcPr>
          <w:p w14:paraId="5865689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14:paraId="4569CE1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request7_Allow.xml</w:t>
            </w:r>
          </w:p>
        </w:tc>
        <w:tc>
          <w:tcPr>
            <w:tcW w:w="1760" w:type="dxa"/>
            <w:shd w:val="clear" w:color="EAF1DD" w:fill="EAF1DD"/>
            <w:noWrap/>
            <w:vAlign w:val="bottom"/>
            <w:hideMark/>
          </w:tcPr>
          <w:p w14:paraId="0714C19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14:paraId="4252B6C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14:paraId="228D55DD" w14:textId="77777777" w:rsidR="006D0F61" w:rsidRDefault="00436CD4" w:rsidP="00B16AA4">
      <w:pPr>
        <w:pStyle w:val="Caption"/>
        <w:spacing w:before="240"/>
      </w:pPr>
      <w:bookmarkStart w:id="878" w:name="_Toc420892397"/>
      <w:r>
        <w:t xml:space="preserve">Table </w:t>
      </w:r>
      <w:r w:rsidR="0019155B">
        <w:fldChar w:fldCharType="begin"/>
      </w:r>
      <w:r w:rsidR="0019155B">
        <w:instrText xml:space="preserve"> SEQ Table \* ARABIC </w:instrText>
      </w:r>
      <w:r w:rsidR="0019155B">
        <w:fldChar w:fldCharType="separate"/>
      </w:r>
      <w:r w:rsidR="000C1277">
        <w:rPr>
          <w:noProof/>
        </w:rPr>
        <w:t>7</w:t>
      </w:r>
      <w:r w:rsidR="0019155B">
        <w:rPr>
          <w:noProof/>
        </w:rPr>
        <w:fldChar w:fldCharType="end"/>
      </w:r>
      <w:r>
        <w:t>. Qualitative results of the local integration scenario</w:t>
      </w:r>
      <w:bookmarkEnd w:id="878"/>
    </w:p>
    <w:tbl>
      <w:tblPr>
        <w:tblpPr w:leftFromText="180" w:rightFromText="180" w:vertAnchor="text" w:horzAnchor="margin" w:tblpXSpec="center" w:tblpY="-334"/>
        <w:tblW w:w="7456" w:type="dxa"/>
        <w:tblLook w:val="04A0" w:firstRow="1" w:lastRow="0" w:firstColumn="1" w:lastColumn="0" w:noHBand="0" w:noVBand="1"/>
      </w:tblPr>
      <w:tblGrid>
        <w:gridCol w:w="440"/>
        <w:gridCol w:w="2220"/>
        <w:gridCol w:w="1780"/>
        <w:gridCol w:w="916"/>
        <w:gridCol w:w="2100"/>
      </w:tblGrid>
      <w:tr w:rsidR="006D0F61" w:rsidRPr="006D0F61" w14:paraId="0E84E133" w14:textId="77777777"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14:paraId="2323C173"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14:paraId="2DC11B2A"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14:paraId="643BF18C"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14:paraId="6AAE7926"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14:paraId="426A9938"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14:paraId="15F534B9"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AC00B9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14:paraId="5488695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03DA97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2899F31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350EDB0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14:paraId="6FB9F9EC"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AF451E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14:paraId="09F6192E"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4130B7A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05034A0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6A3AE04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14:paraId="6E28E2F8"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CB5CA8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14:paraId="7528216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F96E76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7B392D9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5B97EB4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14:paraId="3C83E027"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198337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14:paraId="36FA268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35A4F6E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14A0473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63D9FB2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14:paraId="67CB8FF6"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2A3B16B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14:paraId="37E3C04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3753398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0ED3E26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71A1D09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14:paraId="3F8B799C"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75EB44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14:paraId="5735B39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4237BED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6FA0F1C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0C69526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14:paraId="169DB077"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64C52BF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14:paraId="7B356C5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4B8A20D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0D1BC7C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7DCC030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14:paraId="755804C3"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A87754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14:paraId="79AA4F5F"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15B3ED0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329895E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22BADA5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14:paraId="7FE02DB6"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CBBAB0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14:paraId="569CB429"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54B85E7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400CBF5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44154AB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14:paraId="1BBB05C4"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56469A2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14:paraId="6D94878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620638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53979E2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7A9AB26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14:paraId="186EF610"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0D8FCD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14:paraId="4F69306E"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173C1E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20E2A1D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3168B18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14:paraId="2D99B989"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3E286D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14:paraId="545D08A7"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1021E16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7ED049F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17B248A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0E2EAA59"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D6F7D3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14:paraId="39233C3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7C8C08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0B8DB7C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56D03FD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14:paraId="7A4BC9D1"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2F49E07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14:paraId="4035F22D"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0988F3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27BB669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5B5C2D8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07F83835"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88A4A1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14:paraId="7C49353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F8C39A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618D9DD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10EDA5A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5E0B61EC"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5891027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14:paraId="4E19B9A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4BF3E44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668962D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3FA2A7C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14:paraId="2D5C9103"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5B8726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14:paraId="4009A0D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4C6B9C8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5761247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44C0A3E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14:paraId="6B79BBDE"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5333ED7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14:paraId="0A2AC69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611D4E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15210B9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2FC674C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14:paraId="0C5C5974"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382936D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14:paraId="2029FEC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061FA08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065E80D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728250A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14:paraId="74D73089"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DE081B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14:paraId="38DC593D"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8584F4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6EE53F2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6BB4095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14:paraId="0001168B"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E6DE13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14:paraId="5865048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366B359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49F2A79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7D13E9E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14:paraId="1684FFC2"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4CA7AE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14:paraId="26D9064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6ED2686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18FCCB8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3518E13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14:paraId="32428955"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075463D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14:paraId="4B87B31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FEEF7E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7DA89A9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483EF4C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14:paraId="0DCB015A"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D9B5D7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14:paraId="0C5C908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5621EBD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6E60FAD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1984916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14:paraId="1D03CBB4"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3FFF808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14:paraId="47F1D88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40BF8E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7A586B3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2D15164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168E5067"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5AA772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14:paraId="67AB01C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67099A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48C4158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257BB9A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14:paraId="7EB90B8B"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6CAF483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14:paraId="1B73880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3A35769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30134BB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6F4D2CB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14:paraId="70C748B6"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1BFCD40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14:paraId="4D5DCB4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24B72D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4381E0C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899D68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14:paraId="2DE1D23D"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283D684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14:paraId="56D53C1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4D6EF3D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348DE68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42D2D92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14:paraId="55F67284"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B4B278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14:paraId="1D3951A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3AFEFA3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62D1FBC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2CB5CFE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407170F9"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6A940D5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14:paraId="4CD199B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0025DF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15DBA2D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2602472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5656D45A"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5B07E25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14:paraId="5881F97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0D4B50D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1D6964C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F4C1F3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14:paraId="574CAE14"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5C1D6A4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14:paraId="6F82B04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03B1A47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50FFD2E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014BE2E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14:paraId="6D4F15C5"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3BF204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14:paraId="46459E5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7D7DD3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2F4FA6D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1DC0176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14:paraId="16AEB411"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0E0325B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14:paraId="29CAE72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81183F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02FFEC8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2F20C19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14:paraId="68155FAA"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73EB93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14:paraId="4C54EA1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0A5768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16C0204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3A2654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14:paraId="54D4EAEF"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703E00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14:paraId="0AB6ACF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D161E3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74926E2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3098111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14:paraId="3B10E898"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745C08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14:paraId="19F78529"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47BC3D6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1B8B70A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4F6D9C4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14:paraId="49223326"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2B7EDC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14:paraId="3529CDF9"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FCFABC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7CFD3DA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1A339D3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14:paraId="32E8F2D1" w14:textId="77777777" w:rsidTr="006D0F61">
        <w:trPr>
          <w:trHeight w:val="300"/>
        </w:trPr>
        <w:tc>
          <w:tcPr>
            <w:tcW w:w="440" w:type="dxa"/>
            <w:tcBorders>
              <w:top w:val="nil"/>
              <w:left w:val="nil"/>
              <w:bottom w:val="nil"/>
              <w:right w:val="single" w:sz="4" w:space="0" w:color="FFFFFF"/>
            </w:tcBorders>
            <w:shd w:val="clear" w:color="EAF1DD" w:fill="EAF1DD"/>
            <w:noWrap/>
            <w:vAlign w:val="bottom"/>
            <w:hideMark/>
          </w:tcPr>
          <w:p w14:paraId="4011042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14:paraId="67DA4E9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14:paraId="3D052C8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14:paraId="0A8A09B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14:paraId="6CA28C3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14:paraId="6F4028DF" w14:textId="77777777"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14:paraId="2DB80CA0"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14:paraId="08C921A8"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14:paraId="271CE11B"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14:paraId="19F48FB2" w14:textId="77777777"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14:paraId="56394CB2" w14:textId="77777777"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14:paraId="0B6CD58C" w14:textId="77777777" w:rsidR="006D0F61" w:rsidRDefault="006D0F61" w:rsidP="006D0F61"/>
    <w:p w14:paraId="694909F0" w14:textId="77777777" w:rsidR="006D0F61" w:rsidRDefault="006D0F61" w:rsidP="006D0F61"/>
    <w:p w14:paraId="320F313A" w14:textId="77777777" w:rsidR="006D0F61" w:rsidRDefault="006D0F61" w:rsidP="006D0F61"/>
    <w:p w14:paraId="0BE04D46" w14:textId="77777777" w:rsidR="006D0F61" w:rsidRDefault="006D0F61" w:rsidP="006D0F61"/>
    <w:p w14:paraId="370129AE" w14:textId="77777777" w:rsidR="006D0F61" w:rsidRDefault="006D0F61" w:rsidP="006D0F61"/>
    <w:p w14:paraId="42A8DB57" w14:textId="77777777" w:rsidR="006D0F61" w:rsidRDefault="006D0F61" w:rsidP="006D0F61"/>
    <w:p w14:paraId="62F37E5B" w14:textId="77777777" w:rsidR="006D0F61" w:rsidRDefault="006D0F61" w:rsidP="006D0F61"/>
    <w:p w14:paraId="32435C86" w14:textId="77777777" w:rsidR="006D0F61" w:rsidRDefault="006D0F61" w:rsidP="006D0F61"/>
    <w:p w14:paraId="5D4156FF" w14:textId="77777777" w:rsidR="006D0F61" w:rsidRDefault="006D0F61" w:rsidP="006D0F61"/>
    <w:p w14:paraId="2EB35811" w14:textId="77777777" w:rsidR="006D0F61" w:rsidRDefault="006D0F61" w:rsidP="006D0F61"/>
    <w:p w14:paraId="31465F71" w14:textId="77777777" w:rsidR="006D0F61" w:rsidRDefault="006D0F61" w:rsidP="006D0F61"/>
    <w:p w14:paraId="73C82EAA" w14:textId="77777777" w:rsidR="006D0F61" w:rsidRDefault="006D0F61" w:rsidP="006D0F61"/>
    <w:p w14:paraId="61B32DEF" w14:textId="77777777" w:rsidR="006D0F61" w:rsidRDefault="006D0F61" w:rsidP="006D0F61"/>
    <w:p w14:paraId="31F62588" w14:textId="77777777" w:rsidR="006D0F61" w:rsidRDefault="006D0F61" w:rsidP="006D0F61"/>
    <w:p w14:paraId="4B0AA7F9" w14:textId="77777777" w:rsidR="006D0F61" w:rsidRDefault="006D0F61" w:rsidP="006D0F61"/>
    <w:p w14:paraId="72DAE5ED" w14:textId="77777777" w:rsidR="006D0F61" w:rsidRDefault="006D0F61" w:rsidP="006D0F61"/>
    <w:p w14:paraId="52B3B992" w14:textId="77777777" w:rsidR="006D0F61" w:rsidRDefault="006D0F61" w:rsidP="006D0F61"/>
    <w:p w14:paraId="53E2F546" w14:textId="77777777" w:rsidR="006D0F61" w:rsidRDefault="006D0F61" w:rsidP="006D0F61"/>
    <w:p w14:paraId="44E85319" w14:textId="77777777" w:rsidR="006D0F61" w:rsidRDefault="006D0F61" w:rsidP="006D0F61"/>
    <w:p w14:paraId="1FC8C9AA" w14:textId="77777777" w:rsidR="006D0F61" w:rsidRDefault="006D0F61" w:rsidP="006D0F61"/>
    <w:p w14:paraId="74ED4197" w14:textId="77777777" w:rsidR="006D0F61" w:rsidRDefault="006D0F61" w:rsidP="006D0F61"/>
    <w:p w14:paraId="4CFA3EF5" w14:textId="77777777" w:rsidR="006D0F61" w:rsidRDefault="006D0F61" w:rsidP="006D0F61"/>
    <w:p w14:paraId="374E15A5" w14:textId="77777777" w:rsidR="006D0F61" w:rsidRDefault="006D0F61" w:rsidP="006D0F61"/>
    <w:p w14:paraId="49A13036" w14:textId="77777777" w:rsidR="006D0F61" w:rsidRDefault="006D0F61" w:rsidP="006D0F61"/>
    <w:p w14:paraId="47C35638" w14:textId="77777777" w:rsidR="006D0F61" w:rsidRDefault="006D0F61" w:rsidP="006D0F61"/>
    <w:p w14:paraId="2BCF6A94" w14:textId="77777777" w:rsidR="006D0F61" w:rsidRDefault="006D0F61" w:rsidP="006D0F61">
      <w:pPr>
        <w:pStyle w:val="Caption"/>
        <w:rPr>
          <w:rFonts w:ascii="Calibri" w:hAnsi="Calibri"/>
          <w:color w:val="FFFFFF"/>
          <w:sz w:val="22"/>
          <w:szCs w:val="22"/>
          <w:lang w:val="hr-HR" w:eastAsia="hr-HR"/>
        </w:rPr>
      </w:pPr>
    </w:p>
    <w:p w14:paraId="4F386723" w14:textId="77777777" w:rsidR="00C4302A" w:rsidRPr="009839D4" w:rsidRDefault="00436CD4" w:rsidP="00B16AA4">
      <w:pPr>
        <w:pStyle w:val="Caption"/>
        <w:spacing w:before="240"/>
      </w:pPr>
      <w:bookmarkStart w:id="879" w:name="_Toc420892398"/>
      <w:r>
        <w:t xml:space="preserve">Table </w:t>
      </w:r>
      <w:r w:rsidR="0019155B">
        <w:fldChar w:fldCharType="begin"/>
      </w:r>
      <w:r w:rsidR="0019155B">
        <w:instrText xml:space="preserve"> SEQ Table \* ARABIC </w:instrText>
      </w:r>
      <w:r w:rsidR="0019155B">
        <w:fldChar w:fldCharType="separate"/>
      </w:r>
      <w:r w:rsidR="000C1277">
        <w:rPr>
          <w:noProof/>
        </w:rPr>
        <w:t>8</w:t>
      </w:r>
      <w:r w:rsidR="0019155B">
        <w:rPr>
          <w:noProof/>
        </w:rPr>
        <w:fldChar w:fldCharType="end"/>
      </w:r>
      <w:r>
        <w:t>. Performance test results of the local integration scenario</w:t>
      </w:r>
      <w:bookmarkEnd w:id="879"/>
    </w:p>
    <w:p w14:paraId="41D98C78" w14:textId="77777777" w:rsidR="00196E72" w:rsidRDefault="00252ECB" w:rsidP="00670F44">
      <w:pPr>
        <w:pStyle w:val="Heading3"/>
      </w:pPr>
      <w:bookmarkStart w:id="880" w:name="_Toc420893225"/>
      <w:r>
        <w:lastRenderedPageBreak/>
        <w:t xml:space="preserve">Integration as a service </w:t>
      </w:r>
      <w:r w:rsidR="00AD6ACD">
        <w:t>scenario testing</w:t>
      </w:r>
      <w:bookmarkEnd w:id="880"/>
    </w:p>
    <w:p w14:paraId="51EEC0DE" w14:textId="77777777"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Look w:val="04A0" w:firstRow="1" w:lastRow="0" w:firstColumn="1" w:lastColumn="0" w:noHBand="0" w:noVBand="1"/>
      </w:tblPr>
      <w:tblGrid>
        <w:gridCol w:w="960"/>
        <w:gridCol w:w="2212"/>
        <w:gridCol w:w="1760"/>
        <w:gridCol w:w="960"/>
      </w:tblGrid>
      <w:tr w:rsidR="006D0F61" w:rsidRPr="006D0F61" w14:paraId="0C5F937F" w14:textId="77777777"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14:paraId="4F69E65B"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14:paraId="2CB70581"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tcBorders>
              <w:top w:val="nil"/>
              <w:left w:val="nil"/>
              <w:bottom w:val="single" w:sz="12" w:space="0" w:color="FFFFFF"/>
              <w:right w:val="single" w:sz="4" w:space="0" w:color="FFFFFF"/>
            </w:tcBorders>
            <w:shd w:val="clear" w:color="9BBB59" w:fill="9BBB59"/>
            <w:noWrap/>
            <w:vAlign w:val="bottom"/>
            <w:hideMark/>
          </w:tcPr>
          <w:p w14:paraId="045AF48B"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tcBorders>
              <w:top w:val="nil"/>
              <w:left w:val="nil"/>
              <w:bottom w:val="single" w:sz="12" w:space="0" w:color="FFFFFF"/>
              <w:right w:val="single" w:sz="4" w:space="0" w:color="FFFFFF"/>
            </w:tcBorders>
            <w:shd w:val="clear" w:color="9BBB59" w:fill="9BBB59"/>
            <w:noWrap/>
            <w:vAlign w:val="bottom"/>
            <w:hideMark/>
          </w:tcPr>
          <w:p w14:paraId="30642155"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14:paraId="48300DA1" w14:textId="77777777"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14:paraId="49AA2BE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14:paraId="206322A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1635ED9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2DE869D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5EFAE82D"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7687B4B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14:paraId="4F2E0CB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34AB39D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27D62FF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7CD69EB8" w14:textId="77777777"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14:paraId="5AA9F13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14:paraId="4496E5C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6BF8E7B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46DF3A9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61227F57"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5093F51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14:paraId="572DBA09"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1046C6D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0646B1E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4EFA85EF" w14:textId="77777777"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14:paraId="037C29D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14:paraId="4D5CD80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7DD902C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094C4B8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0F6E94A1"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7BF1006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14:paraId="67A8924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4900B68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3B67929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502B258F" w14:textId="77777777"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14:paraId="204890B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14:paraId="1AE3DCF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32A0196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42FBC7C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75629609"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224CAEC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14:paraId="72D8C06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0059582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7E96AC7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2F700ECF" w14:textId="77777777"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14:paraId="6222D2D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14:paraId="6CFED6B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07804A8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5FB7F64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0025C316"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78F4EF3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14:paraId="67891C6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1213104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006364F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4F4D668C"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43B9C49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14:paraId="48B6988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20071BB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4BBDE6D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502EA4B6"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6763FBA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14:paraId="01B9F3A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55C4700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6C09D49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159B5C0A"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2871C8F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14:paraId="30366B77"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32C58AA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5F63E02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692B506B"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0426A8A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14:paraId="5A1FD66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1271ADF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2E2C00E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54B3F598"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3DB9030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14:paraId="7DB6A59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62FBA7E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6B66756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2F6055F2"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16E1B32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14:paraId="6BA24DA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r w:rsidRPr="006D0F61">
              <w:rPr>
                <w:rFonts w:ascii="Calibri" w:hAnsi="Calibri"/>
                <w:color w:val="000000"/>
                <w:szCs w:val="22"/>
                <w:lang w:val="hr-HR" w:eastAsia="hr-HR"/>
              </w:rPr>
              <w:t>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4C892CB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45858C3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163F518E"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1DCE017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14:paraId="031A7F2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r w:rsidRPr="006D0F61">
              <w:rPr>
                <w:rFonts w:ascii="Calibri" w:hAnsi="Calibri"/>
                <w:color w:val="000000"/>
                <w:szCs w:val="22"/>
                <w:lang w:val="hr-HR" w:eastAsia="hr-HR"/>
              </w:rPr>
              <w:t>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2A8BF37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560844A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648C4E4E"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16286A9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14:paraId="278EBB17"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29AC21B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4B966AC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14:paraId="43CA368B"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75A4EEA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14:paraId="5363B70F"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request10_Permit.xml</w:t>
            </w:r>
          </w:p>
        </w:tc>
        <w:tc>
          <w:tcPr>
            <w:tcW w:w="1760" w:type="dxa"/>
            <w:tcBorders>
              <w:top w:val="nil"/>
              <w:left w:val="nil"/>
              <w:bottom w:val="single" w:sz="4" w:space="0" w:color="FFFFFF"/>
              <w:right w:val="single" w:sz="4" w:space="0" w:color="FFFFFF"/>
            </w:tcBorders>
            <w:shd w:val="clear" w:color="D7E4BC" w:fill="D7E4BC"/>
            <w:noWrap/>
            <w:vAlign w:val="bottom"/>
            <w:hideMark/>
          </w:tcPr>
          <w:p w14:paraId="33729E2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14:paraId="4F2B1B7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14:paraId="212E5754" w14:textId="77777777"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14:paraId="3F9B4BD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14:paraId="43B831D2"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request10_Deny.xml</w:t>
            </w:r>
          </w:p>
        </w:tc>
        <w:tc>
          <w:tcPr>
            <w:tcW w:w="1760" w:type="dxa"/>
            <w:tcBorders>
              <w:top w:val="nil"/>
              <w:left w:val="nil"/>
              <w:bottom w:val="single" w:sz="4" w:space="0" w:color="FFFFFF"/>
              <w:right w:val="single" w:sz="4" w:space="0" w:color="FFFFFF"/>
            </w:tcBorders>
            <w:shd w:val="clear" w:color="EAF1DD" w:fill="EAF1DD"/>
            <w:noWrap/>
            <w:vAlign w:val="bottom"/>
            <w:hideMark/>
          </w:tcPr>
          <w:p w14:paraId="0C5C152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14:paraId="43A4B7D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14:paraId="09D8F448" w14:textId="77777777" w:rsidR="005656C2" w:rsidRDefault="005656C2" w:rsidP="00B16AA4">
      <w:pPr>
        <w:pStyle w:val="Caption"/>
        <w:spacing w:before="240"/>
      </w:pPr>
      <w:bookmarkStart w:id="881" w:name="_Toc420892399"/>
      <w:r>
        <w:t xml:space="preserve">Table </w:t>
      </w:r>
      <w:r w:rsidR="0019155B">
        <w:fldChar w:fldCharType="begin"/>
      </w:r>
      <w:r w:rsidR="0019155B">
        <w:instrText xml:space="preserve"> SEQ Table \* ARABIC </w:instrText>
      </w:r>
      <w:r w:rsidR="0019155B">
        <w:fldChar w:fldCharType="separate"/>
      </w:r>
      <w:r w:rsidR="000C1277">
        <w:rPr>
          <w:noProof/>
        </w:rPr>
        <w:t>9</w:t>
      </w:r>
      <w:r w:rsidR="0019155B">
        <w:rPr>
          <w:noProof/>
        </w:rPr>
        <w:fldChar w:fldCharType="end"/>
      </w:r>
      <w:r>
        <w:t>. Qualitative results of the "Using the solution as a service" integration scenario</w:t>
      </w:r>
      <w:bookmarkEnd w:id="881"/>
    </w:p>
    <w:p w14:paraId="63201B90" w14:textId="77777777" w:rsidR="005018B5" w:rsidRPr="005018B5" w:rsidRDefault="005018B5" w:rsidP="005018B5">
      <w:r>
        <w:t xml:space="preserve"> </w:t>
      </w:r>
    </w:p>
    <w:p w14:paraId="61CE3FFF" w14:textId="77777777" w:rsidR="007A5BB4" w:rsidRDefault="007A5BB4" w:rsidP="006D0F61">
      <w:pPr>
        <w:jc w:val="left"/>
      </w:pPr>
      <w:r>
        <w:br w:type="page"/>
      </w:r>
    </w:p>
    <w:tbl>
      <w:tblPr>
        <w:tblpPr w:leftFromText="180" w:rightFromText="180" w:vertAnchor="text" w:horzAnchor="margin" w:tblpXSpec="center" w:tblpY="-589"/>
        <w:tblW w:w="7456" w:type="dxa"/>
        <w:tblLook w:val="04A0" w:firstRow="1" w:lastRow="0" w:firstColumn="1" w:lastColumn="0" w:noHBand="0" w:noVBand="1"/>
      </w:tblPr>
      <w:tblGrid>
        <w:gridCol w:w="440"/>
        <w:gridCol w:w="2220"/>
        <w:gridCol w:w="1780"/>
        <w:gridCol w:w="916"/>
        <w:gridCol w:w="2100"/>
      </w:tblGrid>
      <w:tr w:rsidR="006D0F61" w:rsidRPr="006D0F61" w14:paraId="68FE36EC" w14:textId="77777777"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14:paraId="407A0DED"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14:paraId="25751358"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14:paraId="1773CD12"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14:paraId="508EE48F"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14:paraId="14E3248F" w14:textId="77777777"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14:paraId="369B232F" w14:textId="77777777"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14:paraId="7B8DE5A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14:paraId="0DB13E4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3AEB2D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40107AF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53491AE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14:paraId="38A24249"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8A18C2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14:paraId="688B8CD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4CA6DC9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38684C9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144F134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14:paraId="38E34F70"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3D5C1A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14:paraId="7A7353BF"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3560C10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5BDAAA2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6EBF386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14:paraId="504001EE"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36B3FF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14:paraId="448112F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6C13E5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5E8224D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41CC28A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14:paraId="0899497E"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296E5F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14:paraId="320050A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5121F08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1E1636A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553C627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14:paraId="3DB91C8E"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BA5225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14:paraId="09234CF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A4C157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43E0547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10162C9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14:paraId="228FC413"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018957E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14:paraId="0CFE8E2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CA0B92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5CEBCE9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5D62637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14:paraId="6F3E5892"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061C49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14:paraId="41BF13A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5A625FE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0B065F3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0E8068B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14:paraId="3913BEB1"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5D8D14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14:paraId="29E23EF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796EC0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23E91E3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4138BF6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14:paraId="737BF477"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58751D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14:paraId="735B47C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0FDE3AC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5B81738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1038F0D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14:paraId="64C0495F"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55E784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14:paraId="443A4AF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0B59A3B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08EB7F9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4D8AE6A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14:paraId="710F6E68"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FCBA92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14:paraId="0324859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2B25146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488D39A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6CEA3C1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14:paraId="10AE91AF"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80B6CF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14:paraId="696009D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46622F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7D576D5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1E0A6AC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14:paraId="50D4E70F"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1417AE0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14:paraId="6B7D33DD"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3D3B8AE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304C0BF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7074EDD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14:paraId="1C3ED0AA"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2B10CD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14:paraId="2D460DD0"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738CB48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77F5D82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2D727D5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14:paraId="29702038" w14:textId="77777777"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14:paraId="30D7D8B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14:paraId="63A2690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68A33AD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5915C83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33ADB11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14:paraId="333C3476" w14:textId="77777777"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14:paraId="4D90BBC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14:paraId="44811E1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86CD6F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727F7D7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1FFC75B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14:paraId="1D6FF0AB"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27B563F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14:paraId="74C7DC8E"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326522C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6CF41B6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6BCC734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14:paraId="4C668293"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6A70A3A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14:paraId="7E439EE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0333DE3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14:paraId="77E06C7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14:paraId="77AD3F6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14:paraId="61D3EF88"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13AC1CB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14:paraId="4CD7689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ED4FC5D"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14:paraId="4BE277D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14:paraId="4A1D51B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14:paraId="305E418D"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A99146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14:paraId="7DB00DF3"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6142A5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2EAA6B8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5AEC2542"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14:paraId="7BEAF123"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2B05794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14:paraId="0C0A04A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760C05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55C0F09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5DA1F2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14:paraId="207C4481"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7F31CC3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14:paraId="3474479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BEBAEE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4BA159C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07FD6E4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14:paraId="372191A8"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5A5CD0D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14:paraId="35C5C3D8"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EF6FE3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6483B8DB"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2C5795F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14:paraId="3ED9F3B4"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DDD9AD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14:paraId="598A2EE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535427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0744533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6339E383"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14:paraId="19E24182"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4A67156F"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14:paraId="6FAE2361"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06903B3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663BC9D9"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1EBB7E2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14:paraId="15AEE060"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7F7CE5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14:paraId="18B3258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2BB3DB6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2DF3CD37"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7D147A9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14:paraId="338D411F"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0E2724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14:paraId="3A47F35A"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54F957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0924F06A"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927B66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14:paraId="1D956ED1"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D08027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14:paraId="4753CF59"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754658A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26C4F2C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6CA1FDE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14:paraId="36FAF9BA"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8C905E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14:paraId="22F3DDFC"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0097E47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5E2378FF"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11E5C67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14:paraId="4FA9AE49"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554B272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14:paraId="3F29705D"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33C862E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2987C7F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590FD6A0"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14:paraId="1FF1B3C1"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3B90118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14:paraId="20FCDD7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1FC97A1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0F5CDBD5"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786A454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14:paraId="0DDD3536"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689B4A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14:paraId="3BE52837"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14497E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1F835AA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0D3A3A5A"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14:paraId="100863E6"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7A4F1A07"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14:paraId="47A66E56"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56E3B361"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78657DC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689750EC"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14:paraId="06CC2FFD"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2CED3331"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14:paraId="22D1A0F7"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5F18E61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5940E43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297EF6B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14:paraId="30E9D42A"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6259BE6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14:paraId="27EA1F74"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5BC57B28"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42129B7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5EE27686"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14:paraId="0CBE74C6"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157D0ECD"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14:paraId="79AD8325"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108D16E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0FB39A12"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782A6054"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14:paraId="0569DC1B" w14:textId="77777777"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14:paraId="019285F5"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14:paraId="6D29BA0E"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14:paraId="74D391D0"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14:paraId="738DBF23"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14:paraId="1FEA952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14:paraId="77E2998F" w14:textId="77777777"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14:paraId="492DBBD8"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14:paraId="7A8C249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14:paraId="6D655806"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14:paraId="63EED8FC"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14:paraId="5D0730A9"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14:paraId="788C12C6" w14:textId="77777777" w:rsidTr="006D0F61">
        <w:trPr>
          <w:trHeight w:val="300"/>
        </w:trPr>
        <w:tc>
          <w:tcPr>
            <w:tcW w:w="440" w:type="dxa"/>
            <w:tcBorders>
              <w:top w:val="nil"/>
              <w:left w:val="nil"/>
              <w:bottom w:val="nil"/>
              <w:right w:val="single" w:sz="4" w:space="0" w:color="FFFFFF"/>
            </w:tcBorders>
            <w:shd w:val="clear" w:color="EAF1DD" w:fill="EAF1DD"/>
            <w:noWrap/>
            <w:vAlign w:val="bottom"/>
            <w:hideMark/>
          </w:tcPr>
          <w:p w14:paraId="4B29FECE"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14:paraId="2521086B" w14:textId="77777777"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14:paraId="7F4CB3B4"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14:paraId="3C97017E" w14:textId="77777777"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14:paraId="0821176B" w14:textId="77777777"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14:paraId="0465ADE3" w14:textId="77777777"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14:paraId="30B92AE5"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14:paraId="4AAF5B7F"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14:paraId="4455FBD7" w14:textId="77777777"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14:paraId="31AB45BE" w14:textId="77777777"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14:paraId="129F4D50" w14:textId="77777777"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14:paraId="4BCC9D4E" w14:textId="77777777" w:rsidR="007A5BB4" w:rsidRDefault="007A5BB4" w:rsidP="007A5BB4">
      <w:pPr>
        <w:spacing w:after="0" w:line="240" w:lineRule="auto"/>
        <w:jc w:val="left"/>
      </w:pPr>
    </w:p>
    <w:p w14:paraId="03BB89E3" w14:textId="77777777" w:rsidR="007A5BB4" w:rsidRDefault="007A5BB4" w:rsidP="007A5BB4">
      <w:pPr>
        <w:spacing w:after="0" w:line="240" w:lineRule="auto"/>
        <w:jc w:val="left"/>
      </w:pPr>
    </w:p>
    <w:p w14:paraId="4CA5870E" w14:textId="77777777" w:rsidR="007A5BB4" w:rsidRDefault="007A5BB4" w:rsidP="007A5BB4">
      <w:pPr>
        <w:spacing w:after="0" w:line="240" w:lineRule="auto"/>
        <w:jc w:val="left"/>
      </w:pPr>
    </w:p>
    <w:p w14:paraId="053B09C4" w14:textId="77777777" w:rsidR="007A5BB4" w:rsidRDefault="007A5BB4" w:rsidP="007A5BB4">
      <w:pPr>
        <w:spacing w:after="0" w:line="240" w:lineRule="auto"/>
        <w:jc w:val="left"/>
      </w:pPr>
    </w:p>
    <w:p w14:paraId="44F26A56" w14:textId="77777777" w:rsidR="006D0F61" w:rsidRDefault="006D0F61" w:rsidP="005656C2">
      <w:pPr>
        <w:pStyle w:val="Caption"/>
      </w:pPr>
    </w:p>
    <w:p w14:paraId="22E63FAF" w14:textId="77777777" w:rsidR="006D0F61" w:rsidRDefault="006D0F61" w:rsidP="005656C2">
      <w:pPr>
        <w:pStyle w:val="Caption"/>
      </w:pPr>
    </w:p>
    <w:p w14:paraId="7625D943" w14:textId="77777777" w:rsidR="006D0F61" w:rsidRDefault="006D0F61" w:rsidP="005656C2">
      <w:pPr>
        <w:pStyle w:val="Caption"/>
      </w:pPr>
    </w:p>
    <w:p w14:paraId="250CE47D" w14:textId="77777777" w:rsidR="006D0F61" w:rsidRDefault="006D0F61" w:rsidP="005656C2">
      <w:pPr>
        <w:pStyle w:val="Caption"/>
      </w:pPr>
    </w:p>
    <w:p w14:paraId="7AA660B4" w14:textId="77777777" w:rsidR="006D0F61" w:rsidRDefault="006D0F61" w:rsidP="005656C2">
      <w:pPr>
        <w:pStyle w:val="Caption"/>
      </w:pPr>
    </w:p>
    <w:p w14:paraId="5BD8DCAA" w14:textId="77777777" w:rsidR="006D0F61" w:rsidRDefault="006D0F61" w:rsidP="005656C2">
      <w:pPr>
        <w:pStyle w:val="Caption"/>
      </w:pPr>
    </w:p>
    <w:p w14:paraId="29964897" w14:textId="77777777" w:rsidR="006D0F61" w:rsidRDefault="006D0F61" w:rsidP="005656C2">
      <w:pPr>
        <w:pStyle w:val="Caption"/>
      </w:pPr>
    </w:p>
    <w:p w14:paraId="056B92BD" w14:textId="77777777" w:rsidR="006D0F61" w:rsidRDefault="006D0F61" w:rsidP="005656C2">
      <w:pPr>
        <w:pStyle w:val="Caption"/>
      </w:pPr>
    </w:p>
    <w:p w14:paraId="0AE913E3" w14:textId="77777777" w:rsidR="006D0F61" w:rsidRDefault="006D0F61" w:rsidP="005656C2">
      <w:pPr>
        <w:pStyle w:val="Caption"/>
      </w:pPr>
    </w:p>
    <w:p w14:paraId="2AAC99EC" w14:textId="77777777" w:rsidR="006D0F61" w:rsidRDefault="006D0F61" w:rsidP="005656C2">
      <w:pPr>
        <w:pStyle w:val="Caption"/>
      </w:pPr>
    </w:p>
    <w:p w14:paraId="3A99BDE3" w14:textId="77777777" w:rsidR="006D0F61" w:rsidRDefault="006D0F61" w:rsidP="005656C2">
      <w:pPr>
        <w:pStyle w:val="Caption"/>
      </w:pPr>
    </w:p>
    <w:p w14:paraId="37168E6C" w14:textId="77777777" w:rsidR="006D0F61" w:rsidRDefault="006D0F61" w:rsidP="005656C2">
      <w:pPr>
        <w:pStyle w:val="Caption"/>
      </w:pPr>
    </w:p>
    <w:p w14:paraId="7762A0B8" w14:textId="77777777" w:rsidR="006D0F61" w:rsidRDefault="006D0F61" w:rsidP="005656C2">
      <w:pPr>
        <w:pStyle w:val="Caption"/>
      </w:pPr>
    </w:p>
    <w:p w14:paraId="1DBCAABB" w14:textId="77777777" w:rsidR="006D0F61" w:rsidRDefault="006D0F61" w:rsidP="005656C2">
      <w:pPr>
        <w:pStyle w:val="Caption"/>
      </w:pPr>
    </w:p>
    <w:p w14:paraId="69EE9362" w14:textId="77777777" w:rsidR="006D0F61" w:rsidRDefault="006D0F61" w:rsidP="005656C2">
      <w:pPr>
        <w:pStyle w:val="Caption"/>
      </w:pPr>
    </w:p>
    <w:p w14:paraId="00991370" w14:textId="77777777" w:rsidR="006D0F61" w:rsidRDefault="006D0F61" w:rsidP="005656C2">
      <w:pPr>
        <w:pStyle w:val="Caption"/>
      </w:pPr>
    </w:p>
    <w:p w14:paraId="0B8B5455" w14:textId="77777777" w:rsidR="006D0F61" w:rsidRDefault="006D0F61" w:rsidP="005656C2">
      <w:pPr>
        <w:pStyle w:val="Caption"/>
      </w:pPr>
    </w:p>
    <w:p w14:paraId="7B2EED89" w14:textId="77777777" w:rsidR="006D0F61" w:rsidRDefault="006D0F61" w:rsidP="005656C2">
      <w:pPr>
        <w:pStyle w:val="Caption"/>
      </w:pPr>
    </w:p>
    <w:p w14:paraId="525B9000" w14:textId="77777777" w:rsidR="006D0F61" w:rsidRDefault="006D0F61" w:rsidP="005656C2">
      <w:pPr>
        <w:pStyle w:val="Caption"/>
      </w:pPr>
    </w:p>
    <w:p w14:paraId="1DB02F89" w14:textId="77777777" w:rsidR="006D0F61" w:rsidRDefault="006D0F61" w:rsidP="005656C2">
      <w:pPr>
        <w:pStyle w:val="Caption"/>
      </w:pPr>
    </w:p>
    <w:p w14:paraId="0B1C64F4" w14:textId="77777777" w:rsidR="006D0F61" w:rsidRDefault="006D0F61" w:rsidP="005656C2">
      <w:pPr>
        <w:pStyle w:val="Caption"/>
      </w:pPr>
    </w:p>
    <w:p w14:paraId="5B59915F" w14:textId="77777777" w:rsidR="006D0F61" w:rsidRDefault="006D0F61" w:rsidP="005656C2">
      <w:pPr>
        <w:pStyle w:val="Caption"/>
      </w:pPr>
    </w:p>
    <w:p w14:paraId="162AD436" w14:textId="77777777" w:rsidR="006D0F61" w:rsidRDefault="006D0F61" w:rsidP="005656C2">
      <w:pPr>
        <w:pStyle w:val="Caption"/>
      </w:pPr>
    </w:p>
    <w:p w14:paraId="041BE846" w14:textId="77777777" w:rsidR="006D0F61" w:rsidRDefault="006D0F61" w:rsidP="005656C2">
      <w:pPr>
        <w:pStyle w:val="Caption"/>
      </w:pPr>
    </w:p>
    <w:p w14:paraId="3DAA71F0" w14:textId="77777777" w:rsidR="006D0F61" w:rsidRDefault="006D0F61" w:rsidP="005656C2">
      <w:pPr>
        <w:pStyle w:val="Caption"/>
      </w:pPr>
    </w:p>
    <w:p w14:paraId="4EE1D9FB" w14:textId="77777777" w:rsidR="00B16AA4" w:rsidRPr="00B16AA4" w:rsidRDefault="00B16AA4" w:rsidP="00B16AA4"/>
    <w:p w14:paraId="49744B33" w14:textId="77777777" w:rsidR="006D0F61" w:rsidRDefault="006D0F61" w:rsidP="005656C2">
      <w:pPr>
        <w:pStyle w:val="Caption"/>
      </w:pPr>
    </w:p>
    <w:p w14:paraId="0D75B547" w14:textId="77777777" w:rsidR="00436CD4" w:rsidRDefault="005656C2" w:rsidP="00B16AA4">
      <w:pPr>
        <w:pStyle w:val="Caption"/>
        <w:spacing w:before="240"/>
      </w:pPr>
      <w:bookmarkStart w:id="882" w:name="_Toc420892400"/>
      <w:r>
        <w:t xml:space="preserve">Table </w:t>
      </w:r>
      <w:r w:rsidR="0019155B">
        <w:fldChar w:fldCharType="begin"/>
      </w:r>
      <w:r w:rsidR="0019155B">
        <w:instrText xml:space="preserve"> SEQ Table \* ARABIC </w:instrText>
      </w:r>
      <w:r w:rsidR="0019155B">
        <w:fldChar w:fldCharType="separate"/>
      </w:r>
      <w:r w:rsidR="000C1277">
        <w:rPr>
          <w:noProof/>
        </w:rPr>
        <w:t>10</w:t>
      </w:r>
      <w:r w:rsidR="0019155B">
        <w:rPr>
          <w:noProof/>
        </w:rPr>
        <w:fldChar w:fldCharType="end"/>
      </w:r>
      <w:r>
        <w:t>. Performance test results "Using the solution as a service" integration scenario</w:t>
      </w:r>
      <w:bookmarkEnd w:id="882"/>
    </w:p>
    <w:p w14:paraId="77B81EC9" w14:textId="77777777" w:rsidR="005656C2" w:rsidRDefault="005018B5" w:rsidP="00670F44">
      <w:pPr>
        <w:pStyle w:val="Heading3"/>
      </w:pPr>
      <w:bookmarkStart w:id="883" w:name="_Toc420893226"/>
      <w:r>
        <w:lastRenderedPageBreak/>
        <w:t>Test results</w:t>
      </w:r>
      <w:bookmarkEnd w:id="883"/>
    </w:p>
    <w:p w14:paraId="6D81F57C" w14:textId="77777777"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14:paraId="2DB3889D" w14:textId="685AF1D1" w:rsidR="005656C2" w:rsidRDefault="007E6F89" w:rsidP="005656C2">
      <w:r>
        <w:tab/>
      </w:r>
      <w:r w:rsidR="00C3386C">
        <w:t xml:space="preserve">The performance test show that </w:t>
      </w:r>
      <w:r w:rsidR="005944CF">
        <w:t>the second scenario has slightly slower responses</w:t>
      </w:r>
      <w:ins w:id="884" w:author="Diogo José Domingues Regateiro" w:date="2015-06-03T16:35:00Z">
        <w:r w:rsidR="00427566">
          <w:t>,</w:t>
        </w:r>
      </w:ins>
      <w:r w:rsidR="005944CF">
        <w:t xml:space="preserve"> which is to be expected because of the overhead a REST service scenario </w:t>
      </w:r>
      <w:del w:id="885" w:author="Diogo José Domingues Regateiro" w:date="2015-06-03T16:35:00Z">
        <w:r w:rsidR="005944CF" w:rsidDel="00427566">
          <w:delText>brings</w:delText>
        </w:r>
      </w:del>
      <w:ins w:id="886" w:author="Diogo José Domingues Regateiro" w:date="2015-06-03T16:35:00Z">
        <w:r w:rsidR="00427566">
          <w:t>introduces</w:t>
        </w:r>
      </w:ins>
      <w:r w:rsidR="005944CF">
        <w:t>. Th</w:t>
      </w:r>
      <w:r>
        <w:t>is difference in response time should increase in situations where the machines</w:t>
      </w:r>
      <w:del w:id="887" w:author="Diogo José Domingues Regateiro" w:date="2015-06-03T16:36:00Z">
        <w:r w:rsidDel="00427566">
          <w:delText xml:space="preserve"> have more distance between</w:delText>
        </w:r>
      </w:del>
      <w:ins w:id="888" w:author="Diogo José Domingues Regateiro" w:date="2015-06-03T16:36:00Z">
        <w:r w:rsidR="00427566">
          <w:t xml:space="preserve"> are further away from each other</w:t>
        </w:r>
      </w:ins>
      <w:r>
        <w:t xml:space="preserve">, with high network traffic and other network related problems. </w:t>
      </w:r>
    </w:p>
    <w:p w14:paraId="5B8CBE88" w14:textId="6EFF79ED" w:rsidR="005656C2" w:rsidRPr="005656C2" w:rsidRDefault="007E6F89" w:rsidP="005656C2">
      <w:r>
        <w:tab/>
        <w:t>These tests showed that the developed solution perfo</w:t>
      </w:r>
      <w:r w:rsidR="00931512">
        <w:t>rmed as intended from a functional</w:t>
      </w:r>
      <w:del w:id="889" w:author="Diogo José Domingues Regateiro" w:date="2015-06-03T16:36:00Z">
        <w:r w:rsidR="00931512" w:rsidDel="00427566">
          <w:delText>ity</w:delText>
        </w:r>
      </w:del>
      <w:ins w:id="890" w:author="Diogo José Domingues Regateiro" w:date="2015-06-03T16:36:00Z">
        <w:r w:rsidR="00427566">
          <w:t xml:space="preserve"> </w:t>
        </w:r>
      </w:ins>
      <w:del w:id="891" w:author="Diogo José Domingues Regateiro" w:date="2015-06-03T16:36:00Z">
        <w:r w:rsidR="00931512" w:rsidDel="00427566">
          <w:delText xml:space="preserve"> </w:delText>
        </w:r>
      </w:del>
      <w:r w:rsidR="00931512">
        <w:t xml:space="preserve">perspective and satisfactory from a performance perspective, meaning that the overhead for the response times is acceptable for integrating in other systems. </w:t>
      </w:r>
    </w:p>
    <w:p w14:paraId="41765CE5" w14:textId="77777777" w:rsidR="00670F44" w:rsidRDefault="00670F44" w:rsidP="00670F44">
      <w:pPr>
        <w:pStyle w:val="Heading2"/>
      </w:pPr>
      <w:bookmarkStart w:id="892" w:name="_Toc420893227"/>
      <w:r>
        <w:t>Integration with SMARTIE</w:t>
      </w:r>
      <w:bookmarkEnd w:id="892"/>
    </w:p>
    <w:p w14:paraId="74D68FD6" w14:textId="3932B109" w:rsidR="00670F44" w:rsidRPr="00196E72" w:rsidRDefault="00670F44" w:rsidP="00670F44">
      <w:r>
        <w:tab/>
        <w:t xml:space="preserve">This Section will give a general overview of SMARTIE and the </w:t>
      </w:r>
      <w:r w:rsidRPr="009436B2">
        <w:rPr>
          <w:i/>
        </w:rPr>
        <w:t>SmartData</w:t>
      </w:r>
      <w:r>
        <w:t xml:space="preserve"> platform from the information that was available. In Section </w:t>
      </w:r>
      <w:r w:rsidR="00884F01">
        <w:fldChar w:fldCharType="begin"/>
      </w:r>
      <w:r>
        <w:instrText xml:space="preserve"> REF _Ref420227241 \n \h </w:instrText>
      </w:r>
      <w:r w:rsidR="00884F01">
        <w:fldChar w:fldCharType="separate"/>
      </w:r>
      <w:r w:rsidR="000C1277">
        <w:t>5.2.1</w:t>
      </w:r>
      <w:r w:rsidR="00884F01">
        <w:fldChar w:fldCharType="end"/>
      </w:r>
      <w:ins w:id="893" w:author="Diogo José Domingues Regateiro" w:date="2015-06-03T16:37:00Z">
        <w:r w:rsidR="00427566">
          <w:t>,</w:t>
        </w:r>
      </w:ins>
      <w:r>
        <w:t xml:space="preserve"> a brief description will be given of the state of the project during initial stages of </w:t>
      </w:r>
      <w:del w:id="894" w:author="Diogo José Domingues Regateiro" w:date="2015-06-03T16:38:00Z">
        <w:r w:rsidDel="00427566">
          <w:delText xml:space="preserve">doing </w:delText>
        </w:r>
      </w:del>
      <w:r>
        <w:t xml:space="preserve">this dissertation and Section </w:t>
      </w:r>
      <w:r w:rsidR="00884F01">
        <w:fldChar w:fldCharType="begin"/>
      </w:r>
      <w:r>
        <w:instrText xml:space="preserve"> REF _Ref420227377 \n \h </w:instrText>
      </w:r>
      <w:r w:rsidR="00884F01">
        <w:fldChar w:fldCharType="separate"/>
      </w:r>
      <w:r w:rsidR="000C1277">
        <w:t>5.2.2</w:t>
      </w:r>
      <w:r w:rsidR="00884F01">
        <w:fldChar w:fldCharType="end"/>
      </w:r>
      <w:r>
        <w:t xml:space="preserve"> will give a critical overview and propose solutions that would improve upon the current implementation. </w:t>
      </w:r>
    </w:p>
    <w:p w14:paraId="6658EBFE" w14:textId="77777777" w:rsidR="00670F44" w:rsidRDefault="00670F44" w:rsidP="00670F44">
      <w:pPr>
        <w:pStyle w:val="Heading3"/>
      </w:pPr>
      <w:bookmarkStart w:id="895" w:name="_Ref420227241"/>
      <w:bookmarkStart w:id="896" w:name="_Ref420233397"/>
      <w:bookmarkStart w:id="897" w:name="_Toc420893228"/>
      <w:r>
        <w:t>Current state</w:t>
      </w:r>
      <w:bookmarkEnd w:id="895"/>
      <w:r>
        <w:t xml:space="preserve"> and issues</w:t>
      </w:r>
      <w:bookmarkEnd w:id="896"/>
      <w:bookmarkEnd w:id="897"/>
    </w:p>
    <w:p w14:paraId="7C6254CC" w14:textId="68BE65A8" w:rsidR="00670F44" w:rsidRDefault="00670F44" w:rsidP="00670F44">
      <w:r>
        <w:tab/>
        <w:t>SmartData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w:t>
      </w:r>
      <w:del w:id="898" w:author="Diogo José Domingues Regateiro" w:date="2015-06-03T16:41:00Z">
        <w:r w:rsidDel="00427566">
          <w:delText>. Because of this</w:delText>
        </w:r>
      </w:del>
      <w:r>
        <w:t xml:space="preserve">, the system needs to provide a high level of security and availability. </w:t>
      </w:r>
    </w:p>
    <w:p w14:paraId="635C1B08" w14:textId="570970F0" w:rsidR="00F00C50" w:rsidRDefault="00670F44" w:rsidP="00670F44">
      <w:r>
        <w:tab/>
        <w:t xml:space="preserve">In the current state, SmartData has </w:t>
      </w:r>
      <w:commentRangeStart w:id="899"/>
      <w:r>
        <w:t>access control for fetching data implemented by encrypting</w:t>
      </w:r>
      <w:commentRangeEnd w:id="899"/>
      <w:r w:rsidR="00427566">
        <w:rPr>
          <w:rStyle w:val="CommentReference"/>
        </w:rPr>
        <w:commentReference w:id="899"/>
      </w:r>
      <w:r>
        <w:t xml:space="preserve"> data and allowing</w:t>
      </w:r>
      <w:ins w:id="900" w:author="Diogo José Domingues Regateiro" w:date="2015-06-03T16:42:00Z">
        <w:r w:rsidR="00427566">
          <w:t xml:space="preserve"> it to be</w:t>
        </w:r>
      </w:ins>
      <w:r>
        <w:t xml:space="preserve"> </w:t>
      </w:r>
      <w:del w:id="901" w:author="Diogo José Domingues Regateiro" w:date="2015-06-03T16:42:00Z">
        <w:r w:rsidDel="00427566">
          <w:delText xml:space="preserve">decryption </w:delText>
        </w:r>
      </w:del>
      <w:ins w:id="902" w:author="Diogo José Domingues Regateiro" w:date="2015-06-03T16:42:00Z">
        <w:r w:rsidR="00427566">
          <w:t xml:space="preserve">decrypted </w:t>
        </w:r>
      </w:ins>
      <w:del w:id="903" w:author="Diogo José Domingues Regateiro" w:date="2015-06-03T16:42:00Z">
        <w:r w:rsidDel="00427566">
          <w:delText xml:space="preserve">to </w:delText>
        </w:r>
      </w:del>
      <w:ins w:id="904" w:author="Diogo José Domingues Regateiro" w:date="2015-06-03T16:42:00Z">
        <w:r w:rsidR="00427566">
          <w:t xml:space="preserve">by </w:t>
        </w:r>
      </w:ins>
      <w:r>
        <w:t>users that have access to it and using oAuth for</w:t>
      </w:r>
      <w:r w:rsidR="004F70C1">
        <w:t xml:space="preserve"> a combination of IBAC and RBAC</w:t>
      </w:r>
      <w:r>
        <w:t xml:space="preserve">. The policies that contain the information on which users can access the data are stored together with the data itself ("sticky policies"). This means that </w:t>
      </w:r>
      <w:del w:id="905" w:author="Diogo José Domingues Regateiro" w:date="2015-06-03T16:43:00Z">
        <w:r w:rsidDel="00427566">
          <w:delText xml:space="preserve">the </w:delText>
        </w:r>
      </w:del>
      <w:r>
        <w:t xml:space="preserve">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w:t>
      </w:r>
      <w:r>
        <w:lastRenderedPageBreak/>
        <w:t>extracted and evaluation has to be done on every set of data. This is a big performance overhead as these operations require significant time</w:t>
      </w:r>
      <w:ins w:id="906" w:author="Diogo José Domingues Regateiro" w:date="2015-06-03T16:44:00Z">
        <w:r w:rsidR="00427566">
          <w:t>,</w:t>
        </w:r>
      </w:ins>
      <w:r>
        <w:t xml:space="preserve"> so cumulatively it could be a</w:t>
      </w:r>
      <w:ins w:id="907" w:author="Diogo José Domingues Regateiro" w:date="2015-06-03T16:44:00Z">
        <w:r w:rsidR="00427566">
          <w:t>n</w:t>
        </w:r>
      </w:ins>
      <w:r>
        <w:t xml:space="preserve"> opening for a DoS (Denial of Service) type of attack. </w:t>
      </w:r>
      <w:r w:rsidR="004F70C1">
        <w:t>This attack is just an example and is maybe not the only one that is possible.</w:t>
      </w:r>
    </w:p>
    <w:p w14:paraId="5F85E4BC" w14:textId="4EC28B83" w:rsidR="0059642B" w:rsidRDefault="00F00C50" w:rsidP="00670F44">
      <w:r>
        <w:tab/>
      </w:r>
      <w:r w:rsidR="00670F44">
        <w:t>Another issue is flexibility. In</w:t>
      </w:r>
      <w:ins w:id="908" w:author="Diogo José Domingues Regateiro" w:date="2015-06-03T16:46:00Z">
        <w:r w:rsidR="001861C9">
          <w:t xml:space="preserve"> the</w:t>
        </w:r>
      </w:ins>
      <w:r w:rsidR="00670F44">
        <w:t xml:space="preserve"> case of changing access policies for </w:t>
      </w:r>
      <w:del w:id="909" w:author="Diogo José Domingues Regateiro" w:date="2015-06-03T16:46:00Z">
        <w:r w:rsidR="00670F44" w:rsidDel="001861C9">
          <w:delText xml:space="preserve">past </w:delText>
        </w:r>
      </w:del>
      <w:ins w:id="910" w:author="Diogo José Domingues Regateiro" w:date="2015-06-03T16:46:00Z">
        <w:r w:rsidR="001861C9">
          <w:t xml:space="preserve">old </w:t>
        </w:r>
      </w:ins>
      <w:r w:rsidR="00670F44">
        <w:t>data</w:t>
      </w:r>
      <w:ins w:id="911" w:author="Diogo José Domingues Regateiro" w:date="2015-06-03T16:46:00Z">
        <w:r w:rsidR="001861C9">
          <w:t>, it</w:t>
        </w:r>
      </w:ins>
      <w:r w:rsidR="00670F44">
        <w:t xml:space="preserve"> </w:t>
      </w:r>
      <w:del w:id="912" w:author="Diogo José Domingues Regateiro" w:date="2015-06-03T16:47:00Z">
        <w:r w:rsidR="00670F44" w:rsidDel="001861C9">
          <w:delText xml:space="preserve">means </w:delText>
        </w:r>
      </w:del>
      <w:ins w:id="913" w:author="Diogo José Domingues Regateiro" w:date="2015-06-03T16:47:00Z">
        <w:r w:rsidR="001861C9">
          <w:t xml:space="preserve">requires </w:t>
        </w:r>
      </w:ins>
      <w:r w:rsidR="00670F44">
        <w:t xml:space="preserve">fetching all the data for which the access policy needs to be changed and updating </w:t>
      </w:r>
      <w:del w:id="914" w:author="Diogo José Domingues Regateiro" w:date="2015-06-03T16:48:00Z">
        <w:r w:rsidR="00670F44" w:rsidDel="001861C9">
          <w:delText xml:space="preserve">of </w:delText>
        </w:r>
      </w:del>
      <w:r w:rsidR="00670F44">
        <w:t xml:space="preserve">the policies attached to it. In </w:t>
      </w:r>
      <w:ins w:id="915" w:author="Diogo José Domingues Regateiro" w:date="2015-06-03T16:48:00Z">
        <w:r w:rsidR="001861C9">
          <w:t xml:space="preserve">the </w:t>
        </w:r>
      </w:ins>
      <w:r w:rsidR="00670F44">
        <w:t>case of having</w:t>
      </w:r>
      <w:del w:id="916" w:author="Diogo José Domingues Regateiro" w:date="2015-06-03T16:48:00Z">
        <w:r w:rsidR="00670F44" w:rsidDel="001861C9">
          <w:delText xml:space="preserve"> a</w:delText>
        </w:r>
      </w:del>
      <w:r w:rsidR="00670F44">
        <w:t xml:space="preserve"> large policies, they contribute to a significant piece in the actual data being stored</w:t>
      </w:r>
      <w:ins w:id="917" w:author="Diogo José Domingues Regateiro" w:date="2015-06-03T16:48:00Z">
        <w:r w:rsidR="001861C9">
          <w:t>,</w:t>
        </w:r>
      </w:ins>
      <w:r w:rsidR="00670F44">
        <w:t xml:space="preserve"> bringing unwanted overhead to the system. The current system doesn't predict </w:t>
      </w:r>
      <w:commentRangeStart w:id="918"/>
      <w:r w:rsidR="00670F44">
        <w:t xml:space="preserve">that </w:t>
      </w:r>
      <w:commentRangeEnd w:id="918"/>
      <w:r w:rsidR="001861C9">
        <w:rPr>
          <w:rStyle w:val="CommentReference"/>
        </w:rPr>
        <w:commentReference w:id="918"/>
      </w:r>
      <w:r w:rsidR="00670F44">
        <w:t xml:space="preserve">policies stored with data need updating and the system is still secure because the data will not be decrypted unless the subject wanting to access the data has </w:t>
      </w:r>
      <w:del w:id="919" w:author="Diogo José Domingues Regateiro" w:date="2015-06-03T16:50:00Z">
        <w:r w:rsidR="00670F44" w:rsidDel="001861C9">
          <w:delText>access</w:delText>
        </w:r>
      </w:del>
      <w:ins w:id="920" w:author="Diogo José Domingues Regateiro" w:date="2015-06-03T16:50:00Z">
        <w:r w:rsidR="001861C9">
          <w:t>permission to do so</w:t>
        </w:r>
      </w:ins>
      <w:r w:rsidR="00670F44">
        <w:t xml:space="preserve">. This system in its current state therefore satisfies the current needs but isn't flexible enough to accommodate significant changes. </w:t>
      </w:r>
    </w:p>
    <w:p w14:paraId="2EA4F08A" w14:textId="186EEE71"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w:t>
      </w:r>
      <w:del w:id="921" w:author="Diogo José Domingues Regateiro" w:date="2015-06-03T16:51:00Z">
        <w:r w:rsidR="00670F44" w:rsidDel="001861C9">
          <w:delText xml:space="preserve">of </w:delText>
        </w:r>
      </w:del>
      <w:r w:rsidR="00670F44">
        <w:t xml:space="preserve">roles and other data depending on changes that take place with time. </w:t>
      </w:r>
    </w:p>
    <w:p w14:paraId="08ACBBB9" w14:textId="77777777"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14:paraId="65AA56A9" w14:textId="77777777" w:rsidR="00670F44" w:rsidRDefault="00670F44" w:rsidP="00670F44">
      <w:pPr>
        <w:pStyle w:val="Heading3"/>
      </w:pPr>
      <w:bookmarkStart w:id="922" w:name="_Ref420227377"/>
      <w:bookmarkStart w:id="923" w:name="_Toc420893229"/>
      <w:r w:rsidRPr="009839D4">
        <w:t>Proposed implementation</w:t>
      </w:r>
      <w:bookmarkEnd w:id="922"/>
      <w:bookmarkEnd w:id="923"/>
    </w:p>
    <w:p w14:paraId="52CB82E9" w14:textId="49D330CD" w:rsidR="00670F44" w:rsidRPr="00196E72" w:rsidRDefault="00670F44" w:rsidP="00670F44">
      <w:r>
        <w:tab/>
        <w:t xml:space="preserve">As stated in Section </w:t>
      </w:r>
      <w:r w:rsidR="00884F01">
        <w:fldChar w:fldCharType="begin"/>
      </w:r>
      <w:r>
        <w:instrText xml:space="preserve"> REF _Ref420233397 \n \h </w:instrText>
      </w:r>
      <w:r w:rsidR="00884F01">
        <w:fldChar w:fldCharType="separate"/>
      </w:r>
      <w:r w:rsidR="000C1277">
        <w:t>5.2.1</w:t>
      </w:r>
      <w:r w:rsidR="00884F01">
        <w:fldChar w:fldCharType="end"/>
      </w:r>
      <w:ins w:id="924" w:author="Diogo José Domingues Regateiro" w:date="2015-06-03T16:52:00Z">
        <w:r w:rsidR="001861C9">
          <w:t>,</w:t>
        </w:r>
      </w:ins>
      <w:r>
        <w:t xml:space="preserve"> </w:t>
      </w:r>
      <w:commentRangeStart w:id="925"/>
      <w:r>
        <w:t xml:space="preserve">offers </w:t>
      </w:r>
      <w:commentRangeEnd w:id="925"/>
      <w:r w:rsidR="001861C9">
        <w:rPr>
          <w:rStyle w:val="CommentReference"/>
        </w:rPr>
        <w:commentReference w:id="925"/>
      </w:r>
      <w:r>
        <w:t>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w:t>
      </w:r>
      <w:ins w:id="926" w:author="Diogo José Domingues Regateiro" w:date="2015-06-03T16:52:00Z">
        <w:r w:rsidR="001861C9">
          <w:t>,</w:t>
        </w:r>
      </w:ins>
      <w:r>
        <w:t xml:space="preserve"> because the policies could be managed on a single point, it would remove the need to always fetch data while evaluating policies. It would also mean that one policy could be responsible for more sets of data</w:t>
      </w:r>
      <w:ins w:id="927" w:author="Diogo José Domingues Regateiro" w:date="2015-06-03T16:53:00Z">
        <w:r w:rsidR="001861C9">
          <w:t>,</w:t>
        </w:r>
      </w:ins>
      <w:r>
        <w:t xml:space="preserve"> reducing the number of evaluations required to access large sets of data. The last benefit would be reducing the amount of data needed to be stored</w:t>
      </w:r>
      <w:ins w:id="928" w:author="Diogo José Domingues Regateiro" w:date="2015-06-03T16:53:00Z">
        <w:r w:rsidR="001861C9">
          <w:t>,</w:t>
        </w:r>
      </w:ins>
      <w:r>
        <w:t xml:space="preserve"> because the policies would be stored on a different database and also because there wouldn't be the need </w:t>
      </w:r>
      <w:del w:id="929" w:author="Diogo José Domingues Regateiro" w:date="2015-06-03T16:53:00Z">
        <w:r w:rsidDel="001861C9">
          <w:delText xml:space="preserve">of </w:delText>
        </w:r>
      </w:del>
      <w:ins w:id="930" w:author="Diogo José Domingues Regateiro" w:date="2015-06-03T16:53:00Z">
        <w:r w:rsidR="001861C9">
          <w:t xml:space="preserve">for </w:t>
        </w:r>
      </w:ins>
      <w:r>
        <w:t>making many copies of the same types of policies</w:t>
      </w:r>
      <w:ins w:id="931" w:author="Diogo José Domingues Regateiro" w:date="2015-06-03T16:53:00Z">
        <w:r w:rsidR="001861C9">
          <w:t>,</w:t>
        </w:r>
      </w:ins>
      <w:r>
        <w:t xml:space="preserve"> </w:t>
      </w:r>
      <w:del w:id="932" w:author="Diogo José Domingues Regateiro" w:date="2015-06-03T16:53:00Z">
        <w:r w:rsidDel="001861C9">
          <w:delText xml:space="preserve">but </w:delText>
        </w:r>
      </w:del>
      <w:r>
        <w:t>having one instead. The second proposal would be aimed to improve the current publish/subscribe solution for publishing of data. By integrating the solution developed for this work in</w:t>
      </w:r>
      <w:ins w:id="933" w:author="Diogo José Domingues Regateiro" w:date="2015-06-03T16:53:00Z">
        <w:r w:rsidR="001861C9">
          <w:t>to</w:t>
        </w:r>
      </w:ins>
      <w:r>
        <w:t xml:space="preserve"> the current one</w:t>
      </w:r>
      <w:ins w:id="934" w:author="Diogo José Domingues Regateiro" w:date="2015-06-03T16:54:00Z">
        <w:r w:rsidR="001861C9">
          <w:t>,</w:t>
        </w:r>
      </w:ins>
      <w:r>
        <w:t xml:space="preserve"> it would gain the flexibility for </w:t>
      </w:r>
      <w:r>
        <w:lastRenderedPageBreak/>
        <w:t xml:space="preserve">having more elaborate conditions and also reduce the amount of management needed </w:t>
      </w:r>
      <w:del w:id="935" w:author="Diogo José Domingues Regateiro" w:date="2015-06-03T16:54:00Z">
        <w:r w:rsidDel="001861C9">
          <w:delText xml:space="preserve">making </w:delText>
        </w:r>
      </w:del>
      <w:ins w:id="936" w:author="Diogo José Domingues Regateiro" w:date="2015-06-03T16:54:00Z">
        <w:r w:rsidR="001861C9">
          <w:t xml:space="preserve">to make </w:t>
        </w:r>
      </w:ins>
      <w:r>
        <w:t xml:space="preserve">the system more secure in the long term. These integrations could be done with either integration scenarios described in Section </w:t>
      </w:r>
      <w:r w:rsidR="00884F01">
        <w:fldChar w:fldCharType="begin"/>
      </w:r>
      <w:r>
        <w:instrText xml:space="preserve"> REF _Ref419886710 \n \h </w:instrText>
      </w:r>
      <w:r w:rsidR="00884F01">
        <w:fldChar w:fldCharType="separate"/>
      </w:r>
      <w:r w:rsidR="000C1277">
        <w:t>4.3</w:t>
      </w:r>
      <w:r w:rsidR="00884F01">
        <w:fldChar w:fldCharType="end"/>
      </w:r>
      <w:r>
        <w:t xml:space="preserve"> but because there is a possibility of sharing some policies, attribute sources and other functionality</w:t>
      </w:r>
      <w:ins w:id="937" w:author="Diogo José Domingues Regateiro" w:date="2015-06-03T16:54:00Z">
        <w:r w:rsidR="001861C9">
          <w:t>,</w:t>
        </w:r>
      </w:ins>
      <w:r>
        <w:t xml:space="preserve"> the second scenario would be easier to integrate and would offer an overall better solution.</w:t>
      </w:r>
    </w:p>
    <w:p w14:paraId="646A059A" w14:textId="77777777" w:rsidR="000F4A7C" w:rsidRPr="0019155B" w:rsidRDefault="000F4A7C" w:rsidP="00196E72">
      <w:pPr>
        <w:pStyle w:val="Heading1"/>
        <w:rPr>
          <w:lang w:val="en-GB"/>
        </w:rPr>
        <w:sectPr w:rsidR="000F4A7C" w:rsidRPr="0019155B" w:rsidSect="000F4A7C">
          <w:type w:val="oddPage"/>
          <w:pgSz w:w="11906" w:h="16838" w:code="9"/>
          <w:pgMar w:top="1701" w:right="1418" w:bottom="1701" w:left="1701" w:header="567" w:footer="567" w:gutter="0"/>
          <w:cols w:space="720"/>
          <w:docGrid w:linePitch="299"/>
        </w:sectPr>
      </w:pPr>
    </w:p>
    <w:p w14:paraId="5265C06F" w14:textId="77777777" w:rsidR="00F60F35" w:rsidRDefault="003E19F2" w:rsidP="004601B8">
      <w:pPr>
        <w:pStyle w:val="Heading1"/>
        <w:rPr>
          <w:lang w:val="en-GB"/>
        </w:rPr>
      </w:pPr>
      <w:bookmarkStart w:id="938" w:name="_Ref420084215"/>
      <w:bookmarkStart w:id="939" w:name="_Toc420893230"/>
      <w:bookmarkStart w:id="940" w:name="_Ref420788393"/>
      <w:r w:rsidRPr="009839D4">
        <w:rPr>
          <w:lang w:val="en-GB"/>
        </w:rPr>
        <w:lastRenderedPageBreak/>
        <w:t>Conclusion</w:t>
      </w:r>
      <w:bookmarkEnd w:id="938"/>
      <w:bookmarkEnd w:id="939"/>
      <w:r w:rsidR="00F60F35" w:rsidRPr="009839D4">
        <w:rPr>
          <w:lang w:val="en-GB"/>
        </w:rPr>
        <w:t xml:space="preserve"> </w:t>
      </w:r>
      <w:bookmarkEnd w:id="940"/>
    </w:p>
    <w:p w14:paraId="249433D9" w14:textId="77777777"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14:paraId="6495D748" w14:textId="77777777" w:rsidR="00103373" w:rsidRDefault="00BB2AE5" w:rsidP="00103373">
      <w:pPr>
        <w:pStyle w:val="Heading2"/>
      </w:pPr>
      <w:bookmarkStart w:id="941" w:name="_Toc420893231"/>
      <w:r>
        <w:t>Final remarks</w:t>
      </w:r>
      <w:bookmarkEnd w:id="941"/>
    </w:p>
    <w:p w14:paraId="6370E1FC" w14:textId="0BF4AF11"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w:t>
      </w:r>
      <w:ins w:id="942" w:author="Diogo José Domingues Regateiro" w:date="2015-06-03T16:56:00Z">
        <w:r w:rsidR="00853B27">
          <w:t xml:space="preserve">of </w:t>
        </w:r>
      </w:ins>
      <w:r w:rsidR="00E17B08">
        <w:t>technological advancements</w:t>
      </w:r>
      <w:r>
        <w:t xml:space="preserve"> and</w:t>
      </w:r>
      <w:ins w:id="943" w:author="Diogo José Domingues Regateiro" w:date="2015-06-03T16:56:00Z">
        <w:r w:rsidR="00853B27">
          <w:t>,</w:t>
        </w:r>
      </w:ins>
      <w:r>
        <w:t xml:space="preserve"> together </w:t>
      </w:r>
      <w:r w:rsidR="00E17B08">
        <w:t xml:space="preserve">with </w:t>
      </w:r>
      <w:r w:rsidR="002335F1">
        <w:t>some other fields like AI (Artificial Intelligence)</w:t>
      </w:r>
      <w:ins w:id="944" w:author="Diogo José Domingues Regateiro" w:date="2015-06-03T16:56:00Z">
        <w:r w:rsidR="00853B27">
          <w:t>,</w:t>
        </w:r>
      </w:ins>
      <w:r w:rsidR="00E17B08">
        <w:t xml:space="preserve"> are considered areas </w:t>
      </w:r>
      <w:r w:rsidR="002335F1">
        <w:t>that will bring the next push of</w:t>
      </w:r>
      <w:r w:rsidR="00E17B08">
        <w:t xml:space="preserve"> advancements in technology in general. Security is </w:t>
      </w:r>
      <w:del w:id="945" w:author="Diogo José Domingues Regateiro" w:date="2015-06-03T16:56:00Z">
        <w:r w:rsidR="00E17B08" w:rsidDel="00853B27">
          <w:delText xml:space="preserve">an </w:delText>
        </w:r>
      </w:del>
      <w:r w:rsidR="00E17B08">
        <w:t>often</w:t>
      </w:r>
      <w:ins w:id="946" w:author="Diogo José Domingues Regateiro" w:date="2015-06-03T16:56:00Z">
        <w:r w:rsidR="00853B27">
          <w:t xml:space="preserve"> an</w:t>
        </w:r>
      </w:ins>
      <w:r w:rsidR="00E17B08">
        <w:t xml:space="preserve"> overlooked area</w:t>
      </w:r>
      <w:ins w:id="947" w:author="Diogo José Domingues Regateiro" w:date="2015-06-03T16:56:00Z">
        <w:r w:rsidR="00853B27">
          <w:t>,</w:t>
        </w:r>
      </w:ins>
      <w:r w:rsidR="00E17B08">
        <w:t xml:space="preserve"> but still needs to be addressed in order to make the systems s</w:t>
      </w:r>
      <w:r w:rsidR="003B1F4E">
        <w:t>afe to use.</w:t>
      </w:r>
      <w:r w:rsidR="002335F1">
        <w:t xml:space="preserve"> Projects like SMARTIE offer great potential for applications that could significantly improve people's lives</w:t>
      </w:r>
      <w:ins w:id="948" w:author="Diogo José Domingues Regateiro" w:date="2015-06-03T16:56:00Z">
        <w:r w:rsidR="00853B27">
          <w:t>,</w:t>
        </w:r>
      </w:ins>
      <w:r w:rsidR="002335F1">
        <w:t xml:space="preserve"> and security of personal information and critical systems is vital to making those real.</w:t>
      </w:r>
    </w:p>
    <w:p w14:paraId="7C9A71E9" w14:textId="673627C0" w:rsidR="00910628" w:rsidRDefault="00265BF3" w:rsidP="00010B25">
      <w:r>
        <w:tab/>
        <w:t>The solution that has been developed</w:t>
      </w:r>
      <w:r w:rsidR="009B7E24">
        <w:t>,</w:t>
      </w:r>
      <w:r>
        <w:t xml:space="preserve"> </w:t>
      </w:r>
      <w:r w:rsidR="009B7E24">
        <w:t>although obviously not at production level</w:t>
      </w:r>
      <w:ins w:id="949" w:author="Diogo José Domingues Regateiro" w:date="2015-06-03T16:57:00Z">
        <w:r w:rsidR="00853B27">
          <w:t>,</w:t>
        </w:r>
      </w:ins>
      <w:r w:rsidR="009B7E24">
        <w:t xml:space="preserve">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w:t>
      </w:r>
      <w:del w:id="950" w:author="Diogo José Domingues Regateiro" w:date="2015-06-03T16:57:00Z">
        <w:r w:rsidR="009B7E24" w:rsidDel="00853B27">
          <w:delText xml:space="preserve">and </w:delText>
        </w:r>
      </w:del>
      <w:ins w:id="951" w:author="Diogo José Domingues Regateiro" w:date="2015-06-03T16:57:00Z">
        <w:r w:rsidR="00853B27">
          <w:t xml:space="preserve">with </w:t>
        </w:r>
      </w:ins>
      <w:r w:rsidR="009B7E24">
        <w:t>minimal modification</w:t>
      </w:r>
      <w:ins w:id="952" w:author="Diogo José Domingues Regateiro" w:date="2015-06-03T16:57:00Z">
        <w:r w:rsidR="00853B27">
          <w:t>,</w:t>
        </w:r>
      </w:ins>
      <w:r w:rsidR="00776DC0">
        <w:t xml:space="preserve"> having significant impact </w:t>
      </w:r>
      <w:del w:id="953" w:author="Diogo José Domingues Regateiro" w:date="2015-06-03T16:58:00Z">
        <w:r w:rsidR="00776DC0" w:rsidDel="00853B27">
          <w:delText xml:space="preserve">of </w:delText>
        </w:r>
      </w:del>
      <w:ins w:id="954" w:author="Diogo José Domingues Regateiro" w:date="2015-06-03T16:58:00Z">
        <w:r w:rsidR="00853B27">
          <w:t xml:space="preserve">on </w:t>
        </w:r>
      </w:ins>
      <w:r w:rsidR="00776DC0">
        <w:t xml:space="preserve">the level of </w:t>
      </w:r>
      <w:r w:rsidR="00010B25">
        <w:t>security offered by basic services</w:t>
      </w:r>
      <w:ins w:id="955" w:author="Diogo José Domingues Regateiro" w:date="2015-06-03T16:58:00Z">
        <w:r w:rsidR="00853B27">
          <w:t>,</w:t>
        </w:r>
      </w:ins>
      <w:r w:rsidR="00010B25">
        <w:t xml:space="preserve">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w:t>
      </w:r>
      <w:ins w:id="956" w:author="Diogo José Domingues Regateiro" w:date="2015-06-03T16:58:00Z">
        <w:r w:rsidR="00853B27">
          <w:t xml:space="preserve"> the</w:t>
        </w:r>
      </w:ins>
      <w:r w:rsidR="00776DC0">
        <w:t xml:space="preserve"> actual resource</w:t>
      </w:r>
      <w:ins w:id="957" w:author="Diogo José Domingues Regateiro" w:date="2015-06-03T16:58:00Z">
        <w:r w:rsidR="00853B27">
          <w:t>s</w:t>
        </w:r>
      </w:ins>
      <w:r w:rsidR="00776DC0">
        <w:t>,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w:t>
      </w:r>
      <w:ins w:id="958" w:author="Diogo José Domingues Regateiro" w:date="2015-06-03T16:58:00Z">
        <w:r w:rsidR="00853B27">
          <w:t xml:space="preserve"> and</w:t>
        </w:r>
      </w:ins>
      <w:del w:id="959" w:author="Diogo José Domingues Regateiro" w:date="2015-06-03T16:58:00Z">
        <w:r w:rsidR="00010B25" w:rsidDel="00853B27">
          <w:delText>,</w:delText>
        </w:r>
      </w:del>
      <w:r w:rsidR="00010B25">
        <w:t xml:space="preserve"> unlike other solutions, implemented all of the major components defined in the OASIS XACML standard </w:t>
      </w:r>
      <w:sdt>
        <w:sdtPr>
          <w:id w:val="189335266"/>
          <w:citation/>
        </w:sdtPr>
        <w:sdtEndPr/>
        <w:sdtContent>
          <w:r w:rsidR="00884F01">
            <w:fldChar w:fldCharType="begin"/>
          </w:r>
          <w:r w:rsidR="00010B25">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010B25">
        <w:t xml:space="preserve">. It was tested in various scenarios and offers </w:t>
      </w:r>
      <w:ins w:id="960" w:author="Diogo José Domingues Regateiro" w:date="2015-06-03T16:59:00Z">
        <w:r w:rsidR="00853B27">
          <w:t>two</w:t>
        </w:r>
      </w:ins>
      <w:del w:id="961" w:author="Diogo José Domingues Regateiro" w:date="2015-06-03T16:59:00Z">
        <w:r w:rsidR="00910628" w:rsidDel="00853B27">
          <w:delText>2</w:delText>
        </w:r>
      </w:del>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w:t>
      </w:r>
      <w:ins w:id="962" w:author="Diogo José Domingues Regateiro" w:date="2015-06-03T16:59:00Z">
        <w:r w:rsidR="00853B27">
          <w:t xml:space="preserve">which </w:t>
        </w:r>
      </w:ins>
      <w:del w:id="963" w:author="Diogo José Domingues Regateiro" w:date="2015-06-03T16:59:00Z">
        <w:r w:rsidR="003B1F4E" w:rsidDel="00853B27">
          <w:delText xml:space="preserve">but </w:delText>
        </w:r>
      </w:del>
      <w:r w:rsidR="003B1F4E">
        <w:t xml:space="preserve">means that it can be used in the case of simpler scenarios and can be expanded for more demanding ones. </w:t>
      </w:r>
    </w:p>
    <w:p w14:paraId="4C10F107" w14:textId="1C79D131"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finalized </w:t>
      </w:r>
      <w:r>
        <w:lastRenderedPageBreak/>
        <w:t xml:space="preserve">open source implementation that </w:t>
      </w:r>
      <w:r w:rsidR="002335F1">
        <w:t>implements every aspect of the standard</w:t>
      </w:r>
      <w:ins w:id="964" w:author="Diogo José Domingues Regateiro" w:date="2015-06-03T16:59:00Z">
        <w:r w:rsidR="00853B27">
          <w:t>,</w:t>
        </w:r>
      </w:ins>
      <w:r w:rsidR="002335F1">
        <w:t xml:space="preserve">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w:t>
      </w:r>
      <w:del w:id="965" w:author="Diogo José Domingues Regateiro" w:date="2015-06-03T17:00:00Z">
        <w:r w:rsidR="008E6D43" w:rsidDel="00853B27">
          <w:delText xml:space="preserve">a point </w:delText>
        </w:r>
      </w:del>
      <w:r w:rsidR="008E6D43">
        <w:t xml:space="preserve">in the system but </w:t>
      </w:r>
      <w:ins w:id="966" w:author="Diogo José Domingues Regateiro" w:date="2015-06-03T17:00:00Z">
        <w:r w:rsidR="00853B27">
          <w:t xml:space="preserve">in </w:t>
        </w:r>
      </w:ins>
      <w:r w:rsidR="008E6D43">
        <w:t>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w:t>
      </w:r>
      <w:ins w:id="967" w:author="Diogo José Domingues Regateiro" w:date="2015-06-03T17:00:00Z">
        <w:r w:rsidR="00853B27">
          <w:t>,</w:t>
        </w:r>
      </w:ins>
      <w:r w:rsidR="008E6D43">
        <w:t xml:space="preserve">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w:t>
      </w:r>
      <w:del w:id="968" w:author="Diogo José Domingues Regateiro" w:date="2015-06-03T17:01:00Z">
        <w:r w:rsidR="003833D8" w:rsidDel="00853B27">
          <w:delText>but more from</w:delText>
        </w:r>
      </w:del>
      <w:ins w:id="969" w:author="Diogo José Domingues Regateiro" w:date="2015-06-03T17:01:00Z">
        <w:r w:rsidR="00853B27">
          <w:t>to</w:t>
        </w:r>
      </w:ins>
      <w:r w:rsidR="003833D8">
        <w:t xml:space="preserve"> a usability, maintenance and human perspective in general</w:t>
      </w:r>
      <w:ins w:id="970" w:author="Diogo José Domingues Regateiro" w:date="2015-06-03T17:01:00Z">
        <w:r w:rsidR="00853B27">
          <w:t>,</w:t>
        </w:r>
      </w:ins>
      <w:r w:rsidR="003833D8">
        <w:t xml:space="preserve"> which will be addressed in section </w:t>
      </w:r>
      <w:r w:rsidR="00884F01">
        <w:fldChar w:fldCharType="begin"/>
      </w:r>
      <w:r w:rsidR="003833D8">
        <w:instrText xml:space="preserve"> REF _Ref420290228 \n \h </w:instrText>
      </w:r>
      <w:r w:rsidR="00884F01">
        <w:fldChar w:fldCharType="separate"/>
      </w:r>
      <w:r w:rsidR="000C1277">
        <w:t>6.2</w:t>
      </w:r>
      <w:r w:rsidR="00884F01">
        <w:fldChar w:fldCharType="end"/>
      </w:r>
      <w:r w:rsidR="002F7816">
        <w:t xml:space="preserve">. </w:t>
      </w:r>
    </w:p>
    <w:p w14:paraId="40FB7D46" w14:textId="77777777" w:rsidR="00296122" w:rsidRPr="00296122" w:rsidRDefault="00296122" w:rsidP="00296122">
      <w:pPr>
        <w:pStyle w:val="Heading2"/>
      </w:pPr>
      <w:bookmarkStart w:id="971" w:name="_Ref420290228"/>
      <w:bookmarkStart w:id="972" w:name="_Toc420893232"/>
      <w:r>
        <w:t>Future work</w:t>
      </w:r>
      <w:bookmarkEnd w:id="971"/>
      <w:bookmarkEnd w:id="972"/>
    </w:p>
    <w:p w14:paraId="0B01B735" w14:textId="6915410C" w:rsidR="009C3E25" w:rsidRDefault="004C0065" w:rsidP="00B34F5C">
      <w:r>
        <w:tab/>
      </w:r>
      <w:r w:rsidR="002335F1">
        <w:t xml:space="preserve">The solution needs some improvements to </w:t>
      </w:r>
      <w:r w:rsidR="008D7C55">
        <w:t xml:space="preserve">make it usable for "real world" environments. Securing all </w:t>
      </w:r>
      <w:del w:id="973" w:author="Diogo José Domingues Regateiro" w:date="2015-06-03T17:01:00Z">
        <w:r w:rsidR="008D7C55" w:rsidDel="00853B27">
          <w:delText xml:space="preserve">of </w:delText>
        </w:r>
      </w:del>
      <w:r w:rsidR="008D7C55">
        <w:t>the connections for the REST services by utilizing TLS/SSL and/or</w:t>
      </w:r>
      <w:del w:id="974" w:author="Diogo José Domingues Regateiro" w:date="2015-06-03T17:02:00Z">
        <w:r w:rsidR="008D7C55" w:rsidDel="00853B27">
          <w:delText xml:space="preserve"> </w:delText>
        </w:r>
      </w:del>
      <w:r w:rsidR="008D7C55">
        <w:t xml:space="preserve"> oAuth or OpenID Connect</w:t>
      </w:r>
      <w:ins w:id="975" w:author="Diogo José Domingues Regateiro" w:date="2015-06-03T17:02:00Z">
        <w:r w:rsidR="00853B27">
          <w:t>,</w:t>
        </w:r>
      </w:ins>
      <w:r w:rsidR="008D7C55">
        <w:t xml:space="preserve"> as explained in the end of Section </w:t>
      </w:r>
      <w:r w:rsidR="00884F01">
        <w:fldChar w:fldCharType="begin"/>
      </w:r>
      <w:r w:rsidR="008D7C55">
        <w:instrText xml:space="preserve"> REF _Ref419886710 \n \h </w:instrText>
      </w:r>
      <w:r w:rsidR="00884F01">
        <w:fldChar w:fldCharType="separate"/>
      </w:r>
      <w:r w:rsidR="000C1277">
        <w:t>4.3</w:t>
      </w:r>
      <w:r w:rsidR="00884F01">
        <w:fldChar w:fldCharType="end"/>
      </w:r>
      <w:ins w:id="976" w:author="Diogo José Domingues Regateiro" w:date="2015-06-03T17:02:00Z">
        <w:r w:rsidR="00853B27">
          <w:t>,</w:t>
        </w:r>
      </w:ins>
      <w:del w:id="977" w:author="Diogo José Domingues Regateiro" w:date="2015-06-03T17:02:00Z">
        <w:r w:rsidR="004C59D2" w:rsidDel="00853B27">
          <w:delText>.</w:delText>
        </w:r>
      </w:del>
      <w:r w:rsidR="004C59D2">
        <w:t xml:space="preserve"> would be the first step </w:t>
      </w:r>
      <w:del w:id="978" w:author="Diogo José Domingues Regateiro" w:date="2015-06-03T17:02:00Z">
        <w:r w:rsidR="004C59D2" w:rsidDel="00853B27">
          <w:delText xml:space="preserve">of </w:delText>
        </w:r>
      </w:del>
      <w:ins w:id="979" w:author="Diogo José Domingues Regateiro" w:date="2015-06-03T17:02:00Z">
        <w:r w:rsidR="00853B27">
          <w:t xml:space="preserve">in the </w:t>
        </w:r>
      </w:ins>
      <w:r w:rsidR="004C59D2">
        <w:t xml:space="preserve">first phase </w:t>
      </w:r>
      <w:del w:id="980" w:author="Diogo José Domingues Regateiro" w:date="2015-06-03T17:02:00Z">
        <w:r w:rsidR="004C59D2" w:rsidDel="00853B27">
          <w:delText xml:space="preserve">in </w:delText>
        </w:r>
      </w:del>
      <w:ins w:id="981" w:author="Diogo José Domingues Regateiro" w:date="2015-06-03T17:02:00Z">
        <w:r w:rsidR="00853B27">
          <w:t xml:space="preserve">of </w:t>
        </w:r>
      </w:ins>
      <w:r w:rsidR="004C59D2">
        <w:t xml:space="preserve">improvements. Expanding </w:t>
      </w:r>
      <w:r w:rsidR="004E718F">
        <w:t xml:space="preserve">the list of classes that provide the functionality for </w:t>
      </w:r>
      <w:r w:rsidR="004C59D2">
        <w:t xml:space="preserve">evaluation </w:t>
      </w:r>
      <w:r w:rsidR="004E718F">
        <w:t>operations would be a secondary goal for improvements</w:t>
      </w:r>
      <w:ins w:id="982" w:author="Diogo José Domingues Regateiro" w:date="2015-06-03T17:02:00Z">
        <w:r w:rsidR="00853B27">
          <w:t>,</w:t>
        </w:r>
      </w:ins>
      <w:r w:rsidR="004E718F">
        <w:t xml:space="preserve"> along with optimisations and adding the ability for handling multiple simultaneous calls in the service integration scenario. </w:t>
      </w:r>
      <w:r w:rsidR="006F29CD">
        <w:t>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url requests or others still have to be manually converted into standardised XACML requests. This requires a lot of effort, mainly because it requires the person implementing the solution to learn the standard</w:t>
      </w:r>
      <w:ins w:id="983" w:author="Diogo José Domingues Regateiro" w:date="2015-06-03T17:03:00Z">
        <w:r w:rsidR="00853B27">
          <w:t xml:space="preserve"> and</w:t>
        </w:r>
      </w:ins>
      <w:r w:rsidR="006F29CD">
        <w:t xml:space="preserve">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w:t>
      </w:r>
      <w:ins w:id="984" w:author="Diogo José Domingues Regateiro" w:date="2015-06-03T17:04:00Z">
        <w:r w:rsidR="00853B27">
          <w:t xml:space="preserve">will </w:t>
        </w:r>
      </w:ins>
      <w:r w:rsidR="00FB50D8">
        <w:t xml:space="preserve">indirectly </w:t>
      </w:r>
      <w:del w:id="985" w:author="Diogo José Domingues Regateiro" w:date="2015-06-03T17:04:00Z">
        <w:r w:rsidR="00FB50D8" w:rsidDel="00853B27">
          <w:delText xml:space="preserve">will </w:delText>
        </w:r>
      </w:del>
      <w:r w:rsidR="00FB50D8">
        <w:t>result in a less secure system. Axiomatics has some breakthrough</w:t>
      </w:r>
      <w:ins w:id="986" w:author="Diogo José Domingues Regateiro" w:date="2015-06-03T17:04:00Z">
        <w:r w:rsidR="00853B27">
          <w:t>s</w:t>
        </w:r>
      </w:ins>
      <w:r w:rsidR="00FB50D8">
        <w:t xml:space="preserve"> in this area as its Eclipse plug-in ALFA provides a much simpler and easier way of writing XACML policies. The next step beyond their plug-in would be a </w:t>
      </w:r>
      <w:r w:rsidR="00FB50D8">
        <w:lastRenderedPageBreak/>
        <w:t xml:space="preserve">completely graphical interface that would be aimed more towards people that do not necessarily </w:t>
      </w:r>
      <w:del w:id="987" w:author="Diogo José Domingues Regateiro" w:date="2015-06-03T17:04:00Z">
        <w:r w:rsidR="00FB50D8" w:rsidDel="00853B27">
          <w:delText xml:space="preserve">need </w:delText>
        </w:r>
      </w:del>
      <w:ins w:id="988" w:author="Diogo José Domingues Regateiro" w:date="2015-06-03T17:04:00Z">
        <w:r w:rsidR="00853B27">
          <w:t xml:space="preserve">have </w:t>
        </w:r>
      </w:ins>
      <w:del w:id="989" w:author="Diogo José Domingues Regateiro" w:date="2015-06-03T17:04:00Z">
        <w:r w:rsidR="00FB50D8" w:rsidDel="00853B27">
          <w:delText xml:space="preserve">to have </w:delText>
        </w:r>
      </w:del>
      <w:r w:rsidR="00FB50D8">
        <w:t xml:space="preserve">an in depth knowledge of XACML or ABAC. </w:t>
      </w:r>
      <w:r w:rsidR="003833D8">
        <w:t>As a satisfactory system is created and becomes available for easy and wide spread implementation</w:t>
      </w:r>
      <w:ins w:id="990" w:author="Diogo José Domingues Regateiro" w:date="2015-06-03T17:04:00Z">
        <w:r w:rsidR="00853B27">
          <w:t>,</w:t>
        </w:r>
      </w:ins>
      <w:r w:rsidR="003833D8">
        <w:t xml:space="preserve"> the focus of future developments may shift to the human aspect of maintaining and integrating security systems</w:t>
      </w:r>
      <w:ins w:id="991" w:author="Diogo José Domingues Regateiro" w:date="2015-06-03T17:05:00Z">
        <w:r w:rsidR="00853B27">
          <w:t>,</w:t>
        </w:r>
      </w:ins>
      <w:r w:rsidR="003833D8">
        <w:t xml:space="preserve"> </w:t>
      </w:r>
      <w:del w:id="992" w:author="Diogo José Domingues Regateiro" w:date="2015-06-03T17:05:00Z">
        <w:r w:rsidR="003833D8" w:rsidDel="00853B27">
          <w:delText xml:space="preserve">because </w:delText>
        </w:r>
      </w:del>
      <w:ins w:id="993" w:author="Diogo José Domingues Regateiro" w:date="2015-06-03T17:05:00Z">
        <w:r w:rsidR="00853B27">
          <w:t xml:space="preserve">since </w:t>
        </w:r>
      </w:ins>
      <w:r w:rsidR="003833D8">
        <w:t>ev</w:t>
      </w:r>
      <w:r w:rsidR="002447D5">
        <w:t>e</w:t>
      </w:r>
      <w:r w:rsidR="003833D8">
        <w:t xml:space="preserve">n a perfect security system cannot work if </w:t>
      </w:r>
      <w:r w:rsidR="002447D5">
        <w:t>it is used incorrectly. Because of this</w:t>
      </w:r>
      <w:ins w:id="994" w:author="Diogo José Domingues Regateiro" w:date="2015-06-03T17:05:00Z">
        <w:r w:rsidR="00853B27">
          <w:t>,</w:t>
        </w:r>
      </w:ins>
      <w:r w:rsidR="002447D5">
        <w:t xml:space="preserve"> future systems could move towards removing the need for administration altogether and provide security to resources in a totally automated way.</w:t>
      </w:r>
    </w:p>
    <w:p w14:paraId="5BDE1863" w14:textId="77777777" w:rsidR="009C3E25" w:rsidRDefault="009C3E25" w:rsidP="00B34F5C"/>
    <w:p w14:paraId="725A6747" w14:textId="77777777"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995"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996" w:name="_Toc420893233" w:displacedByCustomXml="prev"/>
        <w:p w14:paraId="1138FC6B" w14:textId="77777777" w:rsidR="00703B0F" w:rsidRPr="009839D4" w:rsidRDefault="00703B0F">
          <w:pPr>
            <w:pStyle w:val="Heading1"/>
            <w:rPr>
              <w:lang w:val="en-GB"/>
            </w:rPr>
          </w:pPr>
          <w:r w:rsidRPr="009839D4">
            <w:rPr>
              <w:lang w:val="en-GB"/>
            </w:rPr>
            <w:t>References</w:t>
          </w:r>
          <w:bookmarkEnd w:id="995"/>
          <w:bookmarkEnd w:id="996"/>
          <w:r w:rsidR="00670F44">
            <w:rPr>
              <w:lang w:val="en-GB"/>
            </w:rPr>
            <w:t xml:space="preserve"> </w:t>
          </w:r>
        </w:p>
        <w:sdt>
          <w:sdtPr>
            <w:id w:val="111145805"/>
            <w:bibliography/>
          </w:sdtPr>
          <w:sdtEndPr/>
          <w:sdtContent>
            <w:p w14:paraId="52383E75" w14:textId="77777777" w:rsidR="00F00C50" w:rsidRDefault="00884F0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F00C50" w14:paraId="03CDD294" w14:textId="77777777">
                <w:trPr>
                  <w:tblCellSpacing w:w="15" w:type="dxa"/>
                </w:trPr>
                <w:tc>
                  <w:tcPr>
                    <w:tcW w:w="50" w:type="pct"/>
                    <w:hideMark/>
                  </w:tcPr>
                  <w:p w14:paraId="52C0E113" w14:textId="77777777" w:rsidR="00F00C50" w:rsidRDefault="00F00C50">
                    <w:pPr>
                      <w:pStyle w:val="Bibliography"/>
                      <w:rPr>
                        <w:rFonts w:eastAsiaTheme="minorEastAsia"/>
                        <w:noProof/>
                      </w:rPr>
                    </w:pPr>
                    <w:r>
                      <w:rPr>
                        <w:noProof/>
                      </w:rPr>
                      <w:t xml:space="preserve">[1] </w:t>
                    </w:r>
                  </w:p>
                </w:tc>
                <w:tc>
                  <w:tcPr>
                    <w:tcW w:w="0" w:type="auto"/>
                    <w:hideMark/>
                  </w:tcPr>
                  <w:p w14:paraId="4C87762F" w14:textId="77777777" w:rsidR="00F00C50" w:rsidRDefault="00F00C50">
                    <w:pPr>
                      <w:pStyle w:val="Bibliography"/>
                      <w:rPr>
                        <w:rFonts w:eastAsiaTheme="minorEastAsia"/>
                        <w:noProof/>
                      </w:rPr>
                    </w:pPr>
                    <w:r>
                      <w:rPr>
                        <w:noProof/>
                      </w:rPr>
                      <w:t>“AT&amp;T XACML 3.0 Implementation,” [Online]. Available: https://github.com/att/XACML. [Accessed February 2015].</w:t>
                    </w:r>
                  </w:p>
                </w:tc>
              </w:tr>
              <w:tr w:rsidR="00F00C50" w14:paraId="79A4548C" w14:textId="77777777">
                <w:trPr>
                  <w:tblCellSpacing w:w="15" w:type="dxa"/>
                </w:trPr>
                <w:tc>
                  <w:tcPr>
                    <w:tcW w:w="50" w:type="pct"/>
                    <w:hideMark/>
                  </w:tcPr>
                  <w:p w14:paraId="0A1421A7" w14:textId="77777777" w:rsidR="00F00C50" w:rsidRDefault="00F00C50">
                    <w:pPr>
                      <w:pStyle w:val="Bibliography"/>
                      <w:rPr>
                        <w:rFonts w:eastAsiaTheme="minorEastAsia"/>
                        <w:noProof/>
                      </w:rPr>
                    </w:pPr>
                    <w:r>
                      <w:rPr>
                        <w:noProof/>
                      </w:rPr>
                      <w:t xml:space="preserve">[2] </w:t>
                    </w:r>
                  </w:p>
                </w:tc>
                <w:tc>
                  <w:tcPr>
                    <w:tcW w:w="0" w:type="auto"/>
                    <w:hideMark/>
                  </w:tcPr>
                  <w:p w14:paraId="415BCBC0" w14:textId="77777777" w:rsidR="00F00C50" w:rsidRDefault="00F00C50">
                    <w:pPr>
                      <w:pStyle w:val="Bibliography"/>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00C50" w14:paraId="70CC1160" w14:textId="77777777">
                <w:trPr>
                  <w:tblCellSpacing w:w="15" w:type="dxa"/>
                </w:trPr>
                <w:tc>
                  <w:tcPr>
                    <w:tcW w:w="50" w:type="pct"/>
                    <w:hideMark/>
                  </w:tcPr>
                  <w:p w14:paraId="304C69DC" w14:textId="77777777" w:rsidR="00F00C50" w:rsidRDefault="00F00C50">
                    <w:pPr>
                      <w:pStyle w:val="Bibliography"/>
                      <w:rPr>
                        <w:rFonts w:eastAsiaTheme="minorEastAsia"/>
                        <w:noProof/>
                      </w:rPr>
                    </w:pPr>
                    <w:r>
                      <w:rPr>
                        <w:noProof/>
                      </w:rPr>
                      <w:t xml:space="preserve">[3] </w:t>
                    </w:r>
                  </w:p>
                </w:tc>
                <w:tc>
                  <w:tcPr>
                    <w:tcW w:w="0" w:type="auto"/>
                    <w:hideMark/>
                  </w:tcPr>
                  <w:p w14:paraId="7E85DF14" w14:textId="77777777" w:rsidR="00F00C50" w:rsidRDefault="00F00C50">
                    <w:pPr>
                      <w:pStyle w:val="Bibliography"/>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00C50" w14:paraId="01E113F3" w14:textId="77777777">
                <w:trPr>
                  <w:tblCellSpacing w:w="15" w:type="dxa"/>
                </w:trPr>
                <w:tc>
                  <w:tcPr>
                    <w:tcW w:w="50" w:type="pct"/>
                    <w:hideMark/>
                  </w:tcPr>
                  <w:p w14:paraId="5FC38DAE" w14:textId="77777777" w:rsidR="00F00C50" w:rsidRDefault="00F00C50">
                    <w:pPr>
                      <w:pStyle w:val="Bibliography"/>
                      <w:rPr>
                        <w:rFonts w:eastAsiaTheme="minorEastAsia"/>
                        <w:noProof/>
                      </w:rPr>
                    </w:pPr>
                    <w:r>
                      <w:rPr>
                        <w:noProof/>
                      </w:rPr>
                      <w:t xml:space="preserve">[4] </w:t>
                    </w:r>
                  </w:p>
                </w:tc>
                <w:tc>
                  <w:tcPr>
                    <w:tcW w:w="0" w:type="auto"/>
                    <w:hideMark/>
                  </w:tcPr>
                  <w:p w14:paraId="6C1F2526" w14:textId="77777777" w:rsidR="00F00C50" w:rsidRDefault="00F00C50">
                    <w:pPr>
                      <w:pStyle w:val="Bibliography"/>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00C50" w14:paraId="7B346CAA" w14:textId="77777777">
                <w:trPr>
                  <w:tblCellSpacing w:w="15" w:type="dxa"/>
                </w:trPr>
                <w:tc>
                  <w:tcPr>
                    <w:tcW w:w="50" w:type="pct"/>
                    <w:hideMark/>
                  </w:tcPr>
                  <w:p w14:paraId="32C70F8B" w14:textId="77777777" w:rsidR="00F00C50" w:rsidRDefault="00F00C50">
                    <w:pPr>
                      <w:pStyle w:val="Bibliography"/>
                      <w:rPr>
                        <w:rFonts w:eastAsiaTheme="minorEastAsia"/>
                        <w:noProof/>
                      </w:rPr>
                    </w:pPr>
                    <w:r>
                      <w:rPr>
                        <w:noProof/>
                      </w:rPr>
                      <w:t xml:space="preserve">[5] </w:t>
                    </w:r>
                  </w:p>
                </w:tc>
                <w:tc>
                  <w:tcPr>
                    <w:tcW w:w="0" w:type="auto"/>
                    <w:hideMark/>
                  </w:tcPr>
                  <w:p w14:paraId="19AC1F2B" w14:textId="77777777" w:rsidR="00F00C50" w:rsidRDefault="00F00C50">
                    <w:pPr>
                      <w:pStyle w:val="Bibliography"/>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00C50" w14:paraId="7153C853" w14:textId="77777777">
                <w:trPr>
                  <w:tblCellSpacing w:w="15" w:type="dxa"/>
                </w:trPr>
                <w:tc>
                  <w:tcPr>
                    <w:tcW w:w="50" w:type="pct"/>
                    <w:hideMark/>
                  </w:tcPr>
                  <w:p w14:paraId="2539B0DE" w14:textId="77777777" w:rsidR="00F00C50" w:rsidRDefault="00F00C50">
                    <w:pPr>
                      <w:pStyle w:val="Bibliography"/>
                      <w:rPr>
                        <w:rFonts w:eastAsiaTheme="minorEastAsia"/>
                        <w:noProof/>
                      </w:rPr>
                    </w:pPr>
                    <w:r>
                      <w:rPr>
                        <w:noProof/>
                      </w:rPr>
                      <w:t xml:space="preserve">[6] </w:t>
                    </w:r>
                  </w:p>
                </w:tc>
                <w:tc>
                  <w:tcPr>
                    <w:tcW w:w="0" w:type="auto"/>
                    <w:hideMark/>
                  </w:tcPr>
                  <w:p w14:paraId="3142F8E9" w14:textId="77777777" w:rsidR="00F00C50" w:rsidRDefault="00F00C50">
                    <w:pPr>
                      <w:pStyle w:val="Bibliography"/>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00C50" w14:paraId="2418035A" w14:textId="77777777">
                <w:trPr>
                  <w:tblCellSpacing w:w="15" w:type="dxa"/>
                </w:trPr>
                <w:tc>
                  <w:tcPr>
                    <w:tcW w:w="50" w:type="pct"/>
                    <w:hideMark/>
                  </w:tcPr>
                  <w:p w14:paraId="36391582" w14:textId="77777777" w:rsidR="00F00C50" w:rsidRDefault="00F00C50">
                    <w:pPr>
                      <w:pStyle w:val="Bibliography"/>
                      <w:rPr>
                        <w:rFonts w:eastAsiaTheme="minorEastAsia"/>
                        <w:noProof/>
                      </w:rPr>
                    </w:pPr>
                    <w:r>
                      <w:rPr>
                        <w:noProof/>
                      </w:rPr>
                      <w:t xml:space="preserve">[7] </w:t>
                    </w:r>
                  </w:p>
                </w:tc>
                <w:tc>
                  <w:tcPr>
                    <w:tcW w:w="0" w:type="auto"/>
                    <w:hideMark/>
                  </w:tcPr>
                  <w:p w14:paraId="46FAF1B8" w14:textId="77777777" w:rsidR="00F00C50" w:rsidRDefault="00F00C50">
                    <w:pPr>
                      <w:pStyle w:val="Bibliography"/>
                      <w:rPr>
                        <w:rFonts w:eastAsiaTheme="minorEastAsia"/>
                        <w:noProof/>
                      </w:rPr>
                    </w:pPr>
                    <w:r>
                      <w:rPr>
                        <w:noProof/>
                      </w:rPr>
                      <w:t>“XML wikipedia,” Wikimedia Foundation, Inc, March March 2015. [Online]. Available: http://en.wikipedia.org/wiki/XML. [Accessed 20 March 2015].</w:t>
                    </w:r>
                  </w:p>
                </w:tc>
              </w:tr>
              <w:tr w:rsidR="00F00C50" w14:paraId="6E673E2C" w14:textId="77777777">
                <w:trPr>
                  <w:tblCellSpacing w:w="15" w:type="dxa"/>
                </w:trPr>
                <w:tc>
                  <w:tcPr>
                    <w:tcW w:w="50" w:type="pct"/>
                    <w:hideMark/>
                  </w:tcPr>
                  <w:p w14:paraId="48454F90" w14:textId="77777777" w:rsidR="00F00C50" w:rsidRDefault="00F00C50">
                    <w:pPr>
                      <w:pStyle w:val="Bibliography"/>
                      <w:rPr>
                        <w:rFonts w:eastAsiaTheme="minorEastAsia"/>
                        <w:noProof/>
                      </w:rPr>
                    </w:pPr>
                    <w:r>
                      <w:rPr>
                        <w:noProof/>
                      </w:rPr>
                      <w:t xml:space="preserve">[8] </w:t>
                    </w:r>
                  </w:p>
                </w:tc>
                <w:tc>
                  <w:tcPr>
                    <w:tcW w:w="0" w:type="auto"/>
                    <w:hideMark/>
                  </w:tcPr>
                  <w:p w14:paraId="260A262C" w14:textId="77777777" w:rsidR="00F00C50" w:rsidRDefault="00F00C50">
                    <w:pPr>
                      <w:pStyle w:val="Bibliography"/>
                      <w:rPr>
                        <w:rFonts w:eastAsiaTheme="minorEastAsia"/>
                        <w:noProof/>
                      </w:rPr>
                    </w:pPr>
                    <w:r>
                      <w:rPr>
                        <w:noProof/>
                      </w:rPr>
                      <w:t>“JSON org,” [Online]. Available: http://json.org/. [Accessed 20 March 2015].</w:t>
                    </w:r>
                  </w:p>
                </w:tc>
              </w:tr>
              <w:tr w:rsidR="00F00C50" w14:paraId="5E686E42" w14:textId="77777777">
                <w:trPr>
                  <w:tblCellSpacing w:w="15" w:type="dxa"/>
                </w:trPr>
                <w:tc>
                  <w:tcPr>
                    <w:tcW w:w="50" w:type="pct"/>
                    <w:hideMark/>
                  </w:tcPr>
                  <w:p w14:paraId="09C9162C" w14:textId="77777777" w:rsidR="00F00C50" w:rsidRDefault="00F00C50">
                    <w:pPr>
                      <w:pStyle w:val="Bibliography"/>
                      <w:rPr>
                        <w:rFonts w:eastAsiaTheme="minorEastAsia"/>
                        <w:noProof/>
                      </w:rPr>
                    </w:pPr>
                    <w:r>
                      <w:rPr>
                        <w:noProof/>
                      </w:rPr>
                      <w:t xml:space="preserve">[9] </w:t>
                    </w:r>
                  </w:p>
                </w:tc>
                <w:tc>
                  <w:tcPr>
                    <w:tcW w:w="0" w:type="auto"/>
                    <w:hideMark/>
                  </w:tcPr>
                  <w:p w14:paraId="026456F4" w14:textId="77777777" w:rsidR="00F00C50" w:rsidRDefault="00F00C50">
                    <w:pPr>
                      <w:pStyle w:val="Bibliography"/>
                      <w:rPr>
                        <w:rFonts w:eastAsiaTheme="minorEastAsia"/>
                        <w:noProof/>
                      </w:rPr>
                    </w:pPr>
                    <w:r>
                      <w:rPr>
                        <w:noProof/>
                      </w:rPr>
                      <w:t>“OASIS official wabsite,” OASIS, 2015. [Online]. Available: https://www.oasis-open.org/org. [Accessed 20 March 2015].</w:t>
                    </w:r>
                  </w:p>
                </w:tc>
              </w:tr>
              <w:tr w:rsidR="00F00C50" w14:paraId="140CA8C1" w14:textId="77777777">
                <w:trPr>
                  <w:tblCellSpacing w:w="15" w:type="dxa"/>
                </w:trPr>
                <w:tc>
                  <w:tcPr>
                    <w:tcW w:w="50" w:type="pct"/>
                    <w:hideMark/>
                  </w:tcPr>
                  <w:p w14:paraId="675ACCD8" w14:textId="77777777" w:rsidR="00F00C50" w:rsidRDefault="00F00C50">
                    <w:pPr>
                      <w:pStyle w:val="Bibliography"/>
                      <w:rPr>
                        <w:rFonts w:eastAsiaTheme="minorEastAsia"/>
                        <w:noProof/>
                      </w:rPr>
                    </w:pPr>
                    <w:r>
                      <w:rPr>
                        <w:noProof/>
                      </w:rPr>
                      <w:t xml:space="preserve">[10] </w:t>
                    </w:r>
                  </w:p>
                </w:tc>
                <w:tc>
                  <w:tcPr>
                    <w:tcW w:w="0" w:type="auto"/>
                    <w:hideMark/>
                  </w:tcPr>
                  <w:p w14:paraId="21715668" w14:textId="77777777" w:rsidR="00F00C50" w:rsidRDefault="00F00C50">
                    <w:pPr>
                      <w:pStyle w:val="Bibliography"/>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00C50" w14:paraId="59BD7A86" w14:textId="77777777">
                <w:trPr>
                  <w:tblCellSpacing w:w="15" w:type="dxa"/>
                </w:trPr>
                <w:tc>
                  <w:tcPr>
                    <w:tcW w:w="50" w:type="pct"/>
                    <w:hideMark/>
                  </w:tcPr>
                  <w:p w14:paraId="44B2A6D7" w14:textId="77777777" w:rsidR="00F00C50" w:rsidRDefault="00F00C50">
                    <w:pPr>
                      <w:pStyle w:val="Bibliography"/>
                      <w:rPr>
                        <w:rFonts w:eastAsiaTheme="minorEastAsia"/>
                        <w:noProof/>
                      </w:rPr>
                    </w:pPr>
                    <w:r>
                      <w:rPr>
                        <w:noProof/>
                      </w:rPr>
                      <w:t xml:space="preserve">[11] </w:t>
                    </w:r>
                  </w:p>
                </w:tc>
                <w:tc>
                  <w:tcPr>
                    <w:tcW w:w="0" w:type="auto"/>
                    <w:hideMark/>
                  </w:tcPr>
                  <w:p w14:paraId="14B75ED3" w14:textId="77777777" w:rsidR="00F00C50" w:rsidRDefault="00F00C50">
                    <w:pPr>
                      <w:pStyle w:val="Bibliography"/>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00C50" w14:paraId="157762BC" w14:textId="77777777">
                <w:trPr>
                  <w:tblCellSpacing w:w="15" w:type="dxa"/>
                </w:trPr>
                <w:tc>
                  <w:tcPr>
                    <w:tcW w:w="50" w:type="pct"/>
                    <w:hideMark/>
                  </w:tcPr>
                  <w:p w14:paraId="55125785" w14:textId="77777777" w:rsidR="00F00C50" w:rsidRDefault="00F00C50">
                    <w:pPr>
                      <w:pStyle w:val="Bibliography"/>
                      <w:rPr>
                        <w:rFonts w:eastAsiaTheme="minorEastAsia"/>
                        <w:noProof/>
                      </w:rPr>
                    </w:pPr>
                    <w:r>
                      <w:rPr>
                        <w:noProof/>
                      </w:rPr>
                      <w:lastRenderedPageBreak/>
                      <w:t xml:space="preserve">[12] </w:t>
                    </w:r>
                  </w:p>
                </w:tc>
                <w:tc>
                  <w:tcPr>
                    <w:tcW w:w="0" w:type="auto"/>
                    <w:hideMark/>
                  </w:tcPr>
                  <w:p w14:paraId="3BB47849" w14:textId="77777777" w:rsidR="00F00C50" w:rsidRDefault="00F00C50">
                    <w:pPr>
                      <w:pStyle w:val="Bibliography"/>
                      <w:rPr>
                        <w:rFonts w:eastAsiaTheme="minorEastAsia"/>
                        <w:noProof/>
                      </w:rPr>
                    </w:pPr>
                    <w:r>
                      <w:rPr>
                        <w:noProof/>
                      </w:rPr>
                      <w:t>“XACML wikipedia,” Wikimedia Foundation, Inc., 16 January 2015. [Online]. Available: http://en.wikipedia.org/wiki/XACML. [Accessed 20 March 2015].</w:t>
                    </w:r>
                  </w:p>
                </w:tc>
              </w:tr>
              <w:tr w:rsidR="00F00C50" w14:paraId="78AB9868" w14:textId="77777777">
                <w:trPr>
                  <w:tblCellSpacing w:w="15" w:type="dxa"/>
                </w:trPr>
                <w:tc>
                  <w:tcPr>
                    <w:tcW w:w="50" w:type="pct"/>
                    <w:hideMark/>
                  </w:tcPr>
                  <w:p w14:paraId="20139473" w14:textId="77777777" w:rsidR="00F00C50" w:rsidRDefault="00F00C50">
                    <w:pPr>
                      <w:pStyle w:val="Bibliography"/>
                      <w:rPr>
                        <w:rFonts w:eastAsiaTheme="minorEastAsia"/>
                        <w:noProof/>
                      </w:rPr>
                    </w:pPr>
                    <w:r>
                      <w:rPr>
                        <w:noProof/>
                      </w:rPr>
                      <w:t xml:space="preserve">[13] </w:t>
                    </w:r>
                  </w:p>
                </w:tc>
                <w:tc>
                  <w:tcPr>
                    <w:tcW w:w="0" w:type="auto"/>
                    <w:hideMark/>
                  </w:tcPr>
                  <w:p w14:paraId="2A32C490" w14:textId="77777777" w:rsidR="00F00C50" w:rsidRDefault="00F00C50">
                    <w:pPr>
                      <w:pStyle w:val="Bibliography"/>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00C50" w14:paraId="159A2401" w14:textId="77777777">
                <w:trPr>
                  <w:tblCellSpacing w:w="15" w:type="dxa"/>
                </w:trPr>
                <w:tc>
                  <w:tcPr>
                    <w:tcW w:w="50" w:type="pct"/>
                    <w:hideMark/>
                  </w:tcPr>
                  <w:p w14:paraId="6A02D4A6" w14:textId="77777777" w:rsidR="00F00C50" w:rsidRDefault="00F00C50">
                    <w:pPr>
                      <w:pStyle w:val="Bibliography"/>
                      <w:rPr>
                        <w:rFonts w:eastAsiaTheme="minorEastAsia"/>
                        <w:noProof/>
                      </w:rPr>
                    </w:pPr>
                    <w:r>
                      <w:rPr>
                        <w:noProof/>
                      </w:rPr>
                      <w:t xml:space="preserve">[14] </w:t>
                    </w:r>
                  </w:p>
                </w:tc>
                <w:tc>
                  <w:tcPr>
                    <w:tcW w:w="0" w:type="auto"/>
                    <w:hideMark/>
                  </w:tcPr>
                  <w:p w14:paraId="09A4E2B6" w14:textId="77777777" w:rsidR="00F00C50" w:rsidRDefault="00F00C50">
                    <w:pPr>
                      <w:pStyle w:val="Bibliography"/>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F00C50" w14:paraId="3A0EF9FA" w14:textId="77777777">
                <w:trPr>
                  <w:tblCellSpacing w:w="15" w:type="dxa"/>
                </w:trPr>
                <w:tc>
                  <w:tcPr>
                    <w:tcW w:w="50" w:type="pct"/>
                    <w:hideMark/>
                  </w:tcPr>
                  <w:p w14:paraId="55640391" w14:textId="77777777" w:rsidR="00F00C50" w:rsidRDefault="00F00C50">
                    <w:pPr>
                      <w:pStyle w:val="Bibliography"/>
                      <w:rPr>
                        <w:rFonts w:eastAsiaTheme="minorEastAsia"/>
                        <w:noProof/>
                      </w:rPr>
                    </w:pPr>
                    <w:r>
                      <w:rPr>
                        <w:noProof/>
                      </w:rPr>
                      <w:t xml:space="preserve">[15] </w:t>
                    </w:r>
                  </w:p>
                </w:tc>
                <w:tc>
                  <w:tcPr>
                    <w:tcW w:w="0" w:type="auto"/>
                    <w:hideMark/>
                  </w:tcPr>
                  <w:p w14:paraId="78E9BD45" w14:textId="77777777" w:rsidR="00F00C50" w:rsidRDefault="00F00C50">
                    <w:pPr>
                      <w:pStyle w:val="Bibliography"/>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00C50" w14:paraId="7EC93DF4" w14:textId="77777777">
                <w:trPr>
                  <w:tblCellSpacing w:w="15" w:type="dxa"/>
                </w:trPr>
                <w:tc>
                  <w:tcPr>
                    <w:tcW w:w="50" w:type="pct"/>
                    <w:hideMark/>
                  </w:tcPr>
                  <w:p w14:paraId="6B98B3AD" w14:textId="77777777" w:rsidR="00F00C50" w:rsidRDefault="00F00C50">
                    <w:pPr>
                      <w:pStyle w:val="Bibliography"/>
                      <w:rPr>
                        <w:rFonts w:eastAsiaTheme="minorEastAsia"/>
                        <w:noProof/>
                      </w:rPr>
                    </w:pPr>
                    <w:r>
                      <w:rPr>
                        <w:noProof/>
                      </w:rPr>
                      <w:t xml:space="preserve">[16] </w:t>
                    </w:r>
                  </w:p>
                </w:tc>
                <w:tc>
                  <w:tcPr>
                    <w:tcW w:w="0" w:type="auto"/>
                    <w:hideMark/>
                  </w:tcPr>
                  <w:p w14:paraId="5C31D51A" w14:textId="77777777" w:rsidR="00F00C50" w:rsidRDefault="00F00C50">
                    <w:pPr>
                      <w:pStyle w:val="Bibliography"/>
                      <w:rPr>
                        <w:rFonts w:eastAsiaTheme="minorEastAsia"/>
                        <w:noProof/>
                      </w:rPr>
                    </w:pPr>
                    <w:r>
                      <w:rPr>
                        <w:noProof/>
                      </w:rPr>
                      <w:t>N. B. A. C. V. M. Z. Andrea Zanella, “Internet of Things for Smart Cities,” 2014 April 2014. [Online]. Available: http://eprints.networks.imdea.org/id/eprint/740. [Accessed 12 February 2015].</w:t>
                    </w:r>
                  </w:p>
                </w:tc>
              </w:tr>
              <w:tr w:rsidR="00F00C50" w14:paraId="1390B511" w14:textId="77777777">
                <w:trPr>
                  <w:tblCellSpacing w:w="15" w:type="dxa"/>
                </w:trPr>
                <w:tc>
                  <w:tcPr>
                    <w:tcW w:w="50" w:type="pct"/>
                    <w:hideMark/>
                  </w:tcPr>
                  <w:p w14:paraId="095AAEFB" w14:textId="77777777" w:rsidR="00F00C50" w:rsidRDefault="00F00C50">
                    <w:pPr>
                      <w:pStyle w:val="Bibliography"/>
                      <w:rPr>
                        <w:rFonts w:eastAsiaTheme="minorEastAsia"/>
                        <w:noProof/>
                      </w:rPr>
                    </w:pPr>
                    <w:r>
                      <w:rPr>
                        <w:noProof/>
                      </w:rPr>
                      <w:t xml:space="preserve">[17] </w:t>
                    </w:r>
                  </w:p>
                </w:tc>
                <w:tc>
                  <w:tcPr>
                    <w:tcW w:w="0" w:type="auto"/>
                    <w:hideMark/>
                  </w:tcPr>
                  <w:p w14:paraId="76F7980A" w14:textId="77777777" w:rsidR="00F00C50" w:rsidRDefault="00F00C50">
                    <w:pPr>
                      <w:pStyle w:val="Bibliography"/>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00C50" w14:paraId="37873F0F" w14:textId="77777777">
                <w:trPr>
                  <w:tblCellSpacing w:w="15" w:type="dxa"/>
                </w:trPr>
                <w:tc>
                  <w:tcPr>
                    <w:tcW w:w="50" w:type="pct"/>
                    <w:hideMark/>
                  </w:tcPr>
                  <w:p w14:paraId="317F035A" w14:textId="77777777" w:rsidR="00F00C50" w:rsidRDefault="00F00C50">
                    <w:pPr>
                      <w:pStyle w:val="Bibliography"/>
                      <w:rPr>
                        <w:rFonts w:eastAsiaTheme="minorEastAsia"/>
                        <w:noProof/>
                      </w:rPr>
                    </w:pPr>
                    <w:r>
                      <w:rPr>
                        <w:noProof/>
                      </w:rPr>
                      <w:t xml:space="preserve">[18] </w:t>
                    </w:r>
                  </w:p>
                </w:tc>
                <w:tc>
                  <w:tcPr>
                    <w:tcW w:w="0" w:type="auto"/>
                    <w:hideMark/>
                  </w:tcPr>
                  <w:p w14:paraId="70B053AE" w14:textId="77777777" w:rsidR="00F00C50" w:rsidRDefault="00F00C50">
                    <w:pPr>
                      <w:pStyle w:val="Bibliography"/>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00C50" w14:paraId="69940621" w14:textId="77777777">
                <w:trPr>
                  <w:tblCellSpacing w:w="15" w:type="dxa"/>
                </w:trPr>
                <w:tc>
                  <w:tcPr>
                    <w:tcW w:w="50" w:type="pct"/>
                    <w:hideMark/>
                  </w:tcPr>
                  <w:p w14:paraId="5A8AFE3C" w14:textId="77777777" w:rsidR="00F00C50" w:rsidRDefault="00F00C50">
                    <w:pPr>
                      <w:pStyle w:val="Bibliography"/>
                      <w:rPr>
                        <w:rFonts w:eastAsiaTheme="minorEastAsia"/>
                        <w:noProof/>
                      </w:rPr>
                    </w:pPr>
                    <w:r>
                      <w:rPr>
                        <w:noProof/>
                      </w:rPr>
                      <w:t xml:space="preserve">[19] </w:t>
                    </w:r>
                  </w:p>
                </w:tc>
                <w:tc>
                  <w:tcPr>
                    <w:tcW w:w="0" w:type="auto"/>
                    <w:hideMark/>
                  </w:tcPr>
                  <w:p w14:paraId="21483132" w14:textId="77777777" w:rsidR="00F00C50" w:rsidRDefault="00F00C50">
                    <w:pPr>
                      <w:pStyle w:val="Bibliography"/>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00C50" w14:paraId="5FFCA927" w14:textId="77777777">
                <w:trPr>
                  <w:tblCellSpacing w:w="15" w:type="dxa"/>
                </w:trPr>
                <w:tc>
                  <w:tcPr>
                    <w:tcW w:w="50" w:type="pct"/>
                    <w:hideMark/>
                  </w:tcPr>
                  <w:p w14:paraId="6EBC1E51" w14:textId="77777777" w:rsidR="00F00C50" w:rsidRDefault="00F00C50">
                    <w:pPr>
                      <w:pStyle w:val="Bibliography"/>
                      <w:rPr>
                        <w:rFonts w:eastAsiaTheme="minorEastAsia"/>
                        <w:noProof/>
                      </w:rPr>
                    </w:pPr>
                    <w:r>
                      <w:rPr>
                        <w:noProof/>
                      </w:rPr>
                      <w:t xml:space="preserve">[20] </w:t>
                    </w:r>
                  </w:p>
                </w:tc>
                <w:tc>
                  <w:tcPr>
                    <w:tcW w:w="0" w:type="auto"/>
                    <w:hideMark/>
                  </w:tcPr>
                  <w:p w14:paraId="41E3ECB5" w14:textId="77777777" w:rsidR="00F00C50" w:rsidRDefault="00F00C50">
                    <w:pPr>
                      <w:pStyle w:val="Bibliography"/>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00C50" w14:paraId="4CC785FC" w14:textId="77777777">
                <w:trPr>
                  <w:tblCellSpacing w:w="15" w:type="dxa"/>
                </w:trPr>
                <w:tc>
                  <w:tcPr>
                    <w:tcW w:w="50" w:type="pct"/>
                    <w:hideMark/>
                  </w:tcPr>
                  <w:p w14:paraId="7AF22F5B" w14:textId="77777777" w:rsidR="00F00C50" w:rsidRDefault="00F00C50">
                    <w:pPr>
                      <w:pStyle w:val="Bibliography"/>
                      <w:rPr>
                        <w:rFonts w:eastAsiaTheme="minorEastAsia"/>
                        <w:noProof/>
                      </w:rPr>
                    </w:pPr>
                    <w:r>
                      <w:rPr>
                        <w:noProof/>
                      </w:rPr>
                      <w:t xml:space="preserve">[21] </w:t>
                    </w:r>
                  </w:p>
                </w:tc>
                <w:tc>
                  <w:tcPr>
                    <w:tcW w:w="0" w:type="auto"/>
                    <w:hideMark/>
                  </w:tcPr>
                  <w:p w14:paraId="380FAF5E" w14:textId="77777777" w:rsidR="00F00C50" w:rsidRDefault="00F00C50">
                    <w:pPr>
                      <w:pStyle w:val="Bibliography"/>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00C50" w14:paraId="0ADBFAA8" w14:textId="77777777">
                <w:trPr>
                  <w:tblCellSpacing w:w="15" w:type="dxa"/>
                </w:trPr>
                <w:tc>
                  <w:tcPr>
                    <w:tcW w:w="50" w:type="pct"/>
                    <w:hideMark/>
                  </w:tcPr>
                  <w:p w14:paraId="1D6BF069" w14:textId="77777777" w:rsidR="00F00C50" w:rsidRDefault="00F00C50">
                    <w:pPr>
                      <w:pStyle w:val="Bibliography"/>
                      <w:rPr>
                        <w:rFonts w:eastAsiaTheme="minorEastAsia"/>
                        <w:noProof/>
                      </w:rPr>
                    </w:pPr>
                    <w:r>
                      <w:rPr>
                        <w:noProof/>
                      </w:rPr>
                      <w:t xml:space="preserve">[22] </w:t>
                    </w:r>
                  </w:p>
                </w:tc>
                <w:tc>
                  <w:tcPr>
                    <w:tcW w:w="0" w:type="auto"/>
                    <w:hideMark/>
                  </w:tcPr>
                  <w:p w14:paraId="50F2BA25" w14:textId="77777777" w:rsidR="00F00C50" w:rsidRDefault="00F00C50">
                    <w:pPr>
                      <w:pStyle w:val="Bibliography"/>
                      <w:rPr>
                        <w:rFonts w:eastAsiaTheme="minorEastAsia"/>
                        <w:noProof/>
                      </w:rPr>
                    </w:pPr>
                    <w:r>
                      <w:rPr>
                        <w:noProof/>
                      </w:rPr>
                      <w:t>“Wikipedia M2M,” Wikimedia Foundation, Inc., 13 February 2015. [Online]. Available: http://en.wikipedia.org/wiki/Machine_to_machine. [Accessed 16 February 2015.].</w:t>
                    </w:r>
                  </w:p>
                </w:tc>
              </w:tr>
              <w:tr w:rsidR="00F00C50" w14:paraId="2A6B6922" w14:textId="77777777">
                <w:trPr>
                  <w:tblCellSpacing w:w="15" w:type="dxa"/>
                </w:trPr>
                <w:tc>
                  <w:tcPr>
                    <w:tcW w:w="50" w:type="pct"/>
                    <w:hideMark/>
                  </w:tcPr>
                  <w:p w14:paraId="342BB102" w14:textId="77777777" w:rsidR="00F00C50" w:rsidRDefault="00F00C50">
                    <w:pPr>
                      <w:pStyle w:val="Bibliography"/>
                      <w:rPr>
                        <w:rFonts w:eastAsiaTheme="minorEastAsia"/>
                        <w:noProof/>
                      </w:rPr>
                    </w:pPr>
                    <w:r>
                      <w:rPr>
                        <w:noProof/>
                      </w:rPr>
                      <w:t xml:space="preserve">[23] </w:t>
                    </w:r>
                  </w:p>
                </w:tc>
                <w:tc>
                  <w:tcPr>
                    <w:tcW w:w="0" w:type="auto"/>
                    <w:hideMark/>
                  </w:tcPr>
                  <w:p w14:paraId="0B32797D" w14:textId="77777777" w:rsidR="00F00C50" w:rsidRDefault="00F00C50">
                    <w:pPr>
                      <w:pStyle w:val="Bibliography"/>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00C50" w14:paraId="6F46754D" w14:textId="77777777">
                <w:trPr>
                  <w:tblCellSpacing w:w="15" w:type="dxa"/>
                </w:trPr>
                <w:tc>
                  <w:tcPr>
                    <w:tcW w:w="50" w:type="pct"/>
                    <w:hideMark/>
                  </w:tcPr>
                  <w:p w14:paraId="75AD0415" w14:textId="77777777" w:rsidR="00F00C50" w:rsidRDefault="00F00C50">
                    <w:pPr>
                      <w:pStyle w:val="Bibliography"/>
                      <w:rPr>
                        <w:rFonts w:eastAsiaTheme="minorEastAsia"/>
                        <w:noProof/>
                      </w:rPr>
                    </w:pPr>
                    <w:r>
                      <w:rPr>
                        <w:noProof/>
                      </w:rPr>
                      <w:lastRenderedPageBreak/>
                      <w:t xml:space="preserve">[24] </w:t>
                    </w:r>
                  </w:p>
                </w:tc>
                <w:tc>
                  <w:tcPr>
                    <w:tcW w:w="0" w:type="auto"/>
                    <w:hideMark/>
                  </w:tcPr>
                  <w:p w14:paraId="09828574" w14:textId="77777777" w:rsidR="00F00C50" w:rsidRDefault="00F00C50">
                    <w:pPr>
                      <w:pStyle w:val="Bibliography"/>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00C50" w14:paraId="0565D440" w14:textId="77777777">
                <w:trPr>
                  <w:tblCellSpacing w:w="15" w:type="dxa"/>
                </w:trPr>
                <w:tc>
                  <w:tcPr>
                    <w:tcW w:w="50" w:type="pct"/>
                    <w:hideMark/>
                  </w:tcPr>
                  <w:p w14:paraId="7D0EF3B8" w14:textId="77777777" w:rsidR="00F00C50" w:rsidRDefault="00F00C50">
                    <w:pPr>
                      <w:pStyle w:val="Bibliography"/>
                      <w:rPr>
                        <w:rFonts w:eastAsiaTheme="minorEastAsia"/>
                        <w:noProof/>
                      </w:rPr>
                    </w:pPr>
                    <w:r>
                      <w:rPr>
                        <w:noProof/>
                      </w:rPr>
                      <w:t xml:space="preserve">[25] </w:t>
                    </w:r>
                  </w:p>
                </w:tc>
                <w:tc>
                  <w:tcPr>
                    <w:tcW w:w="0" w:type="auto"/>
                    <w:hideMark/>
                  </w:tcPr>
                  <w:p w14:paraId="41A8D7A6" w14:textId="77777777" w:rsidR="00F00C50" w:rsidRDefault="00F00C50">
                    <w:pPr>
                      <w:pStyle w:val="Bibliography"/>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00C50" w14:paraId="419A8AE4" w14:textId="77777777">
                <w:trPr>
                  <w:tblCellSpacing w:w="15" w:type="dxa"/>
                </w:trPr>
                <w:tc>
                  <w:tcPr>
                    <w:tcW w:w="50" w:type="pct"/>
                    <w:hideMark/>
                  </w:tcPr>
                  <w:p w14:paraId="2E8C3FAB" w14:textId="77777777" w:rsidR="00F00C50" w:rsidRDefault="00F00C50">
                    <w:pPr>
                      <w:pStyle w:val="Bibliography"/>
                      <w:rPr>
                        <w:rFonts w:eastAsiaTheme="minorEastAsia"/>
                        <w:noProof/>
                      </w:rPr>
                    </w:pPr>
                    <w:r>
                      <w:rPr>
                        <w:noProof/>
                      </w:rPr>
                      <w:t xml:space="preserve">[26] </w:t>
                    </w:r>
                  </w:p>
                </w:tc>
                <w:tc>
                  <w:tcPr>
                    <w:tcW w:w="0" w:type="auto"/>
                    <w:hideMark/>
                  </w:tcPr>
                  <w:p w14:paraId="5573413C" w14:textId="77777777" w:rsidR="00F00C50" w:rsidRDefault="00F00C50">
                    <w:pPr>
                      <w:pStyle w:val="Bibliography"/>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00C50" w14:paraId="6332E701" w14:textId="77777777">
                <w:trPr>
                  <w:tblCellSpacing w:w="15" w:type="dxa"/>
                </w:trPr>
                <w:tc>
                  <w:tcPr>
                    <w:tcW w:w="50" w:type="pct"/>
                    <w:hideMark/>
                  </w:tcPr>
                  <w:p w14:paraId="60CF1C7A" w14:textId="77777777" w:rsidR="00F00C50" w:rsidRDefault="00F00C50">
                    <w:pPr>
                      <w:pStyle w:val="Bibliography"/>
                      <w:rPr>
                        <w:rFonts w:eastAsiaTheme="minorEastAsia"/>
                        <w:noProof/>
                      </w:rPr>
                    </w:pPr>
                    <w:r>
                      <w:rPr>
                        <w:noProof/>
                      </w:rPr>
                      <w:t xml:space="preserve">[27] </w:t>
                    </w:r>
                  </w:p>
                </w:tc>
                <w:tc>
                  <w:tcPr>
                    <w:tcW w:w="0" w:type="auto"/>
                    <w:hideMark/>
                  </w:tcPr>
                  <w:p w14:paraId="04845163" w14:textId="77777777" w:rsidR="00F00C50" w:rsidRDefault="00F00C50">
                    <w:pPr>
                      <w:pStyle w:val="Bibliography"/>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F00C50" w14:paraId="5A6ECA09" w14:textId="77777777">
                <w:trPr>
                  <w:tblCellSpacing w:w="15" w:type="dxa"/>
                </w:trPr>
                <w:tc>
                  <w:tcPr>
                    <w:tcW w:w="50" w:type="pct"/>
                    <w:hideMark/>
                  </w:tcPr>
                  <w:p w14:paraId="32D4F95D" w14:textId="77777777" w:rsidR="00F00C50" w:rsidRDefault="00F00C50">
                    <w:pPr>
                      <w:pStyle w:val="Bibliography"/>
                      <w:rPr>
                        <w:rFonts w:eastAsiaTheme="minorEastAsia"/>
                        <w:noProof/>
                      </w:rPr>
                    </w:pPr>
                    <w:r>
                      <w:rPr>
                        <w:noProof/>
                      </w:rPr>
                      <w:t xml:space="preserve">[28] </w:t>
                    </w:r>
                  </w:p>
                </w:tc>
                <w:tc>
                  <w:tcPr>
                    <w:tcW w:w="0" w:type="auto"/>
                    <w:hideMark/>
                  </w:tcPr>
                  <w:p w14:paraId="2F6F431F" w14:textId="77777777" w:rsidR="00F00C50" w:rsidRDefault="00F00C50">
                    <w:pPr>
                      <w:pStyle w:val="Bibliography"/>
                      <w:rPr>
                        <w:rFonts w:eastAsiaTheme="minorEastAsia"/>
                        <w:noProof/>
                      </w:rPr>
                    </w:pPr>
                    <w:r>
                      <w:rPr>
                        <w:noProof/>
                      </w:rPr>
                      <w:t>“Google Images,” [Online]. Available: http://1.bp.blogspot.com/-4sM6wRgPBUA/T9FiKnMhNFI/AAAAAAAAACc/bOO8PGQ0rDs/s1600/BigData+-+V5+Lens.JPG. [Accessed 17 February 2015].</w:t>
                    </w:r>
                  </w:p>
                </w:tc>
              </w:tr>
              <w:tr w:rsidR="00F00C50" w14:paraId="4E0B4976" w14:textId="77777777">
                <w:trPr>
                  <w:tblCellSpacing w:w="15" w:type="dxa"/>
                </w:trPr>
                <w:tc>
                  <w:tcPr>
                    <w:tcW w:w="50" w:type="pct"/>
                    <w:hideMark/>
                  </w:tcPr>
                  <w:p w14:paraId="6749A9F0" w14:textId="77777777" w:rsidR="00F00C50" w:rsidRDefault="00F00C50">
                    <w:pPr>
                      <w:pStyle w:val="Bibliography"/>
                      <w:rPr>
                        <w:rFonts w:eastAsiaTheme="minorEastAsia"/>
                        <w:noProof/>
                      </w:rPr>
                    </w:pPr>
                    <w:r>
                      <w:rPr>
                        <w:noProof/>
                      </w:rPr>
                      <w:t xml:space="preserve">[29] </w:t>
                    </w:r>
                  </w:p>
                </w:tc>
                <w:tc>
                  <w:tcPr>
                    <w:tcW w:w="0" w:type="auto"/>
                    <w:hideMark/>
                  </w:tcPr>
                  <w:p w14:paraId="100940E5" w14:textId="77777777" w:rsidR="00F00C50" w:rsidRDefault="00F00C50">
                    <w:pPr>
                      <w:pStyle w:val="Bibliography"/>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00C50" w14:paraId="1A1037EB" w14:textId="77777777">
                <w:trPr>
                  <w:tblCellSpacing w:w="15" w:type="dxa"/>
                </w:trPr>
                <w:tc>
                  <w:tcPr>
                    <w:tcW w:w="50" w:type="pct"/>
                    <w:hideMark/>
                  </w:tcPr>
                  <w:p w14:paraId="220E1D85" w14:textId="77777777" w:rsidR="00F00C50" w:rsidRDefault="00F00C50">
                    <w:pPr>
                      <w:pStyle w:val="Bibliography"/>
                      <w:rPr>
                        <w:rFonts w:eastAsiaTheme="minorEastAsia"/>
                        <w:noProof/>
                      </w:rPr>
                    </w:pPr>
                    <w:r>
                      <w:rPr>
                        <w:noProof/>
                      </w:rPr>
                      <w:t xml:space="preserve">[30] </w:t>
                    </w:r>
                  </w:p>
                </w:tc>
                <w:tc>
                  <w:tcPr>
                    <w:tcW w:w="0" w:type="auto"/>
                    <w:hideMark/>
                  </w:tcPr>
                  <w:p w14:paraId="128F2F24" w14:textId="77777777" w:rsidR="00F00C50" w:rsidRDefault="00F00C50">
                    <w:pPr>
                      <w:pStyle w:val="Bibliography"/>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00C50" w14:paraId="28BEB6FB" w14:textId="77777777">
                <w:trPr>
                  <w:tblCellSpacing w:w="15" w:type="dxa"/>
                </w:trPr>
                <w:tc>
                  <w:tcPr>
                    <w:tcW w:w="50" w:type="pct"/>
                    <w:hideMark/>
                  </w:tcPr>
                  <w:p w14:paraId="7B3E02EA" w14:textId="77777777" w:rsidR="00F00C50" w:rsidRDefault="00F00C50">
                    <w:pPr>
                      <w:pStyle w:val="Bibliography"/>
                      <w:rPr>
                        <w:rFonts w:eastAsiaTheme="minorEastAsia"/>
                        <w:noProof/>
                      </w:rPr>
                    </w:pPr>
                    <w:r>
                      <w:rPr>
                        <w:noProof/>
                      </w:rPr>
                      <w:t xml:space="preserve">[31] </w:t>
                    </w:r>
                  </w:p>
                </w:tc>
                <w:tc>
                  <w:tcPr>
                    <w:tcW w:w="0" w:type="auto"/>
                    <w:hideMark/>
                  </w:tcPr>
                  <w:p w14:paraId="1502D554" w14:textId="77777777" w:rsidR="00F00C50" w:rsidRDefault="00F00C50">
                    <w:pPr>
                      <w:pStyle w:val="Bibliography"/>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00C50" w14:paraId="7E892300" w14:textId="77777777">
                <w:trPr>
                  <w:tblCellSpacing w:w="15" w:type="dxa"/>
                </w:trPr>
                <w:tc>
                  <w:tcPr>
                    <w:tcW w:w="50" w:type="pct"/>
                    <w:hideMark/>
                  </w:tcPr>
                  <w:p w14:paraId="377E8F41" w14:textId="77777777" w:rsidR="00F00C50" w:rsidRDefault="00F00C50">
                    <w:pPr>
                      <w:pStyle w:val="Bibliography"/>
                      <w:rPr>
                        <w:rFonts w:eastAsiaTheme="minorEastAsia"/>
                        <w:noProof/>
                      </w:rPr>
                    </w:pPr>
                    <w:r>
                      <w:rPr>
                        <w:noProof/>
                      </w:rPr>
                      <w:t xml:space="preserve">[32] </w:t>
                    </w:r>
                  </w:p>
                </w:tc>
                <w:tc>
                  <w:tcPr>
                    <w:tcW w:w="0" w:type="auto"/>
                    <w:hideMark/>
                  </w:tcPr>
                  <w:p w14:paraId="0D4A82D0" w14:textId="77777777" w:rsidR="00F00C50" w:rsidRDefault="00F00C50">
                    <w:pPr>
                      <w:pStyle w:val="Bibliography"/>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00C50" w14:paraId="3C5113B6" w14:textId="77777777">
                <w:trPr>
                  <w:tblCellSpacing w:w="15" w:type="dxa"/>
                </w:trPr>
                <w:tc>
                  <w:tcPr>
                    <w:tcW w:w="50" w:type="pct"/>
                    <w:hideMark/>
                  </w:tcPr>
                  <w:p w14:paraId="6E10B51A" w14:textId="77777777" w:rsidR="00F00C50" w:rsidRDefault="00F00C50">
                    <w:pPr>
                      <w:pStyle w:val="Bibliography"/>
                      <w:rPr>
                        <w:rFonts w:eastAsiaTheme="minorEastAsia"/>
                        <w:noProof/>
                      </w:rPr>
                    </w:pPr>
                    <w:r>
                      <w:rPr>
                        <w:noProof/>
                      </w:rPr>
                      <w:t xml:space="preserve">[33] </w:t>
                    </w:r>
                  </w:p>
                </w:tc>
                <w:tc>
                  <w:tcPr>
                    <w:tcW w:w="0" w:type="auto"/>
                    <w:hideMark/>
                  </w:tcPr>
                  <w:p w14:paraId="12009B43" w14:textId="77777777" w:rsidR="00F00C50" w:rsidRDefault="00F00C50">
                    <w:pPr>
                      <w:pStyle w:val="Bibliography"/>
                      <w:rPr>
                        <w:rFonts w:eastAsiaTheme="minorEastAsia"/>
                        <w:noProof/>
                      </w:rPr>
                    </w:pPr>
                    <w:r>
                      <w:rPr>
                        <w:noProof/>
                      </w:rPr>
                      <w:t>“Apache Hadoop,” The Apache Software Foundation, 12 12 2014. [Online]. Available: http://hadoop.apache.org/. [Accessed 7 February 2015].</w:t>
                    </w:r>
                  </w:p>
                </w:tc>
              </w:tr>
              <w:tr w:rsidR="00F00C50" w14:paraId="61759656" w14:textId="77777777">
                <w:trPr>
                  <w:tblCellSpacing w:w="15" w:type="dxa"/>
                </w:trPr>
                <w:tc>
                  <w:tcPr>
                    <w:tcW w:w="50" w:type="pct"/>
                    <w:hideMark/>
                  </w:tcPr>
                  <w:p w14:paraId="0D6DF3B4" w14:textId="77777777" w:rsidR="00F00C50" w:rsidRDefault="00F00C50">
                    <w:pPr>
                      <w:pStyle w:val="Bibliography"/>
                      <w:rPr>
                        <w:rFonts w:eastAsiaTheme="minorEastAsia"/>
                        <w:noProof/>
                      </w:rPr>
                    </w:pPr>
                    <w:r>
                      <w:rPr>
                        <w:noProof/>
                      </w:rPr>
                      <w:t xml:space="preserve">[34] </w:t>
                    </w:r>
                  </w:p>
                </w:tc>
                <w:tc>
                  <w:tcPr>
                    <w:tcW w:w="0" w:type="auto"/>
                    <w:hideMark/>
                  </w:tcPr>
                  <w:p w14:paraId="4E2AF7E9" w14:textId="77777777" w:rsidR="00F00C50" w:rsidRDefault="00F00C50">
                    <w:pPr>
                      <w:pStyle w:val="Bibliography"/>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00C50" w14:paraId="5A312704" w14:textId="77777777">
                <w:trPr>
                  <w:tblCellSpacing w:w="15" w:type="dxa"/>
                </w:trPr>
                <w:tc>
                  <w:tcPr>
                    <w:tcW w:w="50" w:type="pct"/>
                    <w:hideMark/>
                  </w:tcPr>
                  <w:p w14:paraId="77154245" w14:textId="77777777" w:rsidR="00F00C50" w:rsidRDefault="00F00C50">
                    <w:pPr>
                      <w:pStyle w:val="Bibliography"/>
                      <w:rPr>
                        <w:rFonts w:eastAsiaTheme="minorEastAsia"/>
                        <w:noProof/>
                      </w:rPr>
                    </w:pPr>
                    <w:r>
                      <w:rPr>
                        <w:noProof/>
                      </w:rPr>
                      <w:lastRenderedPageBreak/>
                      <w:t xml:space="preserve">[35] </w:t>
                    </w:r>
                  </w:p>
                </w:tc>
                <w:tc>
                  <w:tcPr>
                    <w:tcW w:w="0" w:type="auto"/>
                    <w:hideMark/>
                  </w:tcPr>
                  <w:p w14:paraId="059C59E4" w14:textId="77777777" w:rsidR="00F00C50" w:rsidRDefault="00F00C50">
                    <w:pPr>
                      <w:pStyle w:val="Bibliography"/>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F00C50" w14:paraId="5D9ECADE" w14:textId="77777777">
                <w:trPr>
                  <w:tblCellSpacing w:w="15" w:type="dxa"/>
                </w:trPr>
                <w:tc>
                  <w:tcPr>
                    <w:tcW w:w="50" w:type="pct"/>
                    <w:hideMark/>
                  </w:tcPr>
                  <w:p w14:paraId="2AB29E38" w14:textId="77777777" w:rsidR="00F00C50" w:rsidRDefault="00F00C50">
                    <w:pPr>
                      <w:pStyle w:val="Bibliography"/>
                      <w:rPr>
                        <w:rFonts w:eastAsiaTheme="minorEastAsia"/>
                        <w:noProof/>
                      </w:rPr>
                    </w:pPr>
                    <w:r>
                      <w:rPr>
                        <w:noProof/>
                      </w:rPr>
                      <w:t xml:space="preserve">[36] </w:t>
                    </w:r>
                  </w:p>
                </w:tc>
                <w:tc>
                  <w:tcPr>
                    <w:tcW w:w="0" w:type="auto"/>
                    <w:hideMark/>
                  </w:tcPr>
                  <w:p w14:paraId="216C950D" w14:textId="77777777" w:rsidR="00F00C50" w:rsidRDefault="00F00C50">
                    <w:pPr>
                      <w:pStyle w:val="Bibliography"/>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00C50" w14:paraId="6A8B5188" w14:textId="77777777">
                <w:trPr>
                  <w:tblCellSpacing w:w="15" w:type="dxa"/>
                </w:trPr>
                <w:tc>
                  <w:tcPr>
                    <w:tcW w:w="50" w:type="pct"/>
                    <w:hideMark/>
                  </w:tcPr>
                  <w:p w14:paraId="2FD99ADD" w14:textId="77777777" w:rsidR="00F00C50" w:rsidRDefault="00F00C50">
                    <w:pPr>
                      <w:pStyle w:val="Bibliography"/>
                      <w:rPr>
                        <w:rFonts w:eastAsiaTheme="minorEastAsia"/>
                        <w:noProof/>
                      </w:rPr>
                    </w:pPr>
                    <w:r>
                      <w:rPr>
                        <w:noProof/>
                      </w:rPr>
                      <w:t xml:space="preserve">[37] </w:t>
                    </w:r>
                  </w:p>
                </w:tc>
                <w:tc>
                  <w:tcPr>
                    <w:tcW w:w="0" w:type="auto"/>
                    <w:hideMark/>
                  </w:tcPr>
                  <w:p w14:paraId="4A16DF8F" w14:textId="77777777" w:rsidR="00F00C50" w:rsidRDefault="00F00C50">
                    <w:pPr>
                      <w:pStyle w:val="Bibliography"/>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00C50" w14:paraId="02A5B3E0" w14:textId="77777777">
                <w:trPr>
                  <w:tblCellSpacing w:w="15" w:type="dxa"/>
                </w:trPr>
                <w:tc>
                  <w:tcPr>
                    <w:tcW w:w="50" w:type="pct"/>
                    <w:hideMark/>
                  </w:tcPr>
                  <w:p w14:paraId="7DC3AD69" w14:textId="77777777" w:rsidR="00F00C50" w:rsidRDefault="00F00C50">
                    <w:pPr>
                      <w:pStyle w:val="Bibliography"/>
                      <w:rPr>
                        <w:rFonts w:eastAsiaTheme="minorEastAsia"/>
                        <w:noProof/>
                      </w:rPr>
                    </w:pPr>
                    <w:r>
                      <w:rPr>
                        <w:noProof/>
                      </w:rPr>
                      <w:t xml:space="preserve">[38] </w:t>
                    </w:r>
                  </w:p>
                </w:tc>
                <w:tc>
                  <w:tcPr>
                    <w:tcW w:w="0" w:type="auto"/>
                    <w:hideMark/>
                  </w:tcPr>
                  <w:p w14:paraId="56E0A1A2" w14:textId="77777777" w:rsidR="00F00C50" w:rsidRDefault="00F00C50">
                    <w:pPr>
                      <w:pStyle w:val="Bibliography"/>
                      <w:rPr>
                        <w:rFonts w:eastAsiaTheme="minorEastAsia"/>
                        <w:noProof/>
                      </w:rPr>
                    </w:pPr>
                    <w:r>
                      <w:rPr>
                        <w:noProof/>
                      </w:rPr>
                      <w:t>“MongoDB HomePage,” MongoDB, Inc., [Online]. Available: http://www.mongodb.org/. [Accessed 7 February 2015].</w:t>
                    </w:r>
                  </w:p>
                </w:tc>
              </w:tr>
              <w:tr w:rsidR="00F00C50" w14:paraId="5BBB6B14" w14:textId="77777777">
                <w:trPr>
                  <w:tblCellSpacing w:w="15" w:type="dxa"/>
                </w:trPr>
                <w:tc>
                  <w:tcPr>
                    <w:tcW w:w="50" w:type="pct"/>
                    <w:hideMark/>
                  </w:tcPr>
                  <w:p w14:paraId="29F23AB2" w14:textId="77777777" w:rsidR="00F00C50" w:rsidRDefault="00F00C50">
                    <w:pPr>
                      <w:pStyle w:val="Bibliography"/>
                      <w:rPr>
                        <w:rFonts w:eastAsiaTheme="minorEastAsia"/>
                        <w:noProof/>
                      </w:rPr>
                    </w:pPr>
                    <w:r>
                      <w:rPr>
                        <w:noProof/>
                      </w:rPr>
                      <w:t xml:space="preserve">[39] </w:t>
                    </w:r>
                  </w:p>
                </w:tc>
                <w:tc>
                  <w:tcPr>
                    <w:tcW w:w="0" w:type="auto"/>
                    <w:hideMark/>
                  </w:tcPr>
                  <w:p w14:paraId="4CC2797C" w14:textId="77777777" w:rsidR="00F00C50" w:rsidRDefault="00F00C50">
                    <w:pPr>
                      <w:pStyle w:val="Bibliography"/>
                      <w:rPr>
                        <w:rFonts w:eastAsiaTheme="minorEastAsia"/>
                        <w:noProof/>
                      </w:rPr>
                    </w:pPr>
                    <w:r>
                      <w:rPr>
                        <w:noProof/>
                      </w:rPr>
                      <w:t>“Apache Hbase,” The Apache Software Foundation, 11 Februaray 2015. [Online]. Available: http://hbase.apache.org/book.html. [Accessed 15 February 2015].</w:t>
                    </w:r>
                  </w:p>
                </w:tc>
              </w:tr>
              <w:tr w:rsidR="00F00C50" w14:paraId="3B969A80" w14:textId="77777777">
                <w:trPr>
                  <w:tblCellSpacing w:w="15" w:type="dxa"/>
                </w:trPr>
                <w:tc>
                  <w:tcPr>
                    <w:tcW w:w="50" w:type="pct"/>
                    <w:hideMark/>
                  </w:tcPr>
                  <w:p w14:paraId="4007C0B9" w14:textId="77777777" w:rsidR="00F00C50" w:rsidRDefault="00F00C50">
                    <w:pPr>
                      <w:pStyle w:val="Bibliography"/>
                      <w:rPr>
                        <w:rFonts w:eastAsiaTheme="minorEastAsia"/>
                        <w:noProof/>
                      </w:rPr>
                    </w:pPr>
                    <w:r>
                      <w:rPr>
                        <w:noProof/>
                      </w:rPr>
                      <w:t xml:space="preserve">[40] </w:t>
                    </w:r>
                  </w:p>
                </w:tc>
                <w:tc>
                  <w:tcPr>
                    <w:tcW w:w="0" w:type="auto"/>
                    <w:hideMark/>
                  </w:tcPr>
                  <w:p w14:paraId="0479469D" w14:textId="77777777" w:rsidR="00F00C50" w:rsidRDefault="00F00C50">
                    <w:pPr>
                      <w:pStyle w:val="Bibliography"/>
                      <w:rPr>
                        <w:rFonts w:eastAsiaTheme="minorEastAsia"/>
                        <w:noProof/>
                      </w:rPr>
                    </w:pPr>
                    <w:r>
                      <w:rPr>
                        <w:noProof/>
                      </w:rPr>
                      <w:t>“Apache Hive,” The Apache Software Foundation, 12 January 2015. [Online]. Available: https://cwiki.apache.org/confluence/display/Hive/Home. [Accessed 7 February 2015].</w:t>
                    </w:r>
                  </w:p>
                </w:tc>
              </w:tr>
              <w:tr w:rsidR="00F00C50" w14:paraId="52FF483E" w14:textId="77777777">
                <w:trPr>
                  <w:tblCellSpacing w:w="15" w:type="dxa"/>
                </w:trPr>
                <w:tc>
                  <w:tcPr>
                    <w:tcW w:w="50" w:type="pct"/>
                    <w:hideMark/>
                  </w:tcPr>
                  <w:p w14:paraId="1BB1F373" w14:textId="77777777" w:rsidR="00F00C50" w:rsidRDefault="00F00C50">
                    <w:pPr>
                      <w:pStyle w:val="Bibliography"/>
                      <w:rPr>
                        <w:rFonts w:eastAsiaTheme="minorEastAsia"/>
                        <w:noProof/>
                      </w:rPr>
                    </w:pPr>
                    <w:r>
                      <w:rPr>
                        <w:noProof/>
                      </w:rPr>
                      <w:t xml:space="preserve">[41] </w:t>
                    </w:r>
                  </w:p>
                </w:tc>
                <w:tc>
                  <w:tcPr>
                    <w:tcW w:w="0" w:type="auto"/>
                    <w:hideMark/>
                  </w:tcPr>
                  <w:p w14:paraId="14D5392E" w14:textId="77777777" w:rsidR="00F00C50" w:rsidRDefault="00F00C50">
                    <w:pPr>
                      <w:pStyle w:val="Bibliography"/>
                      <w:rPr>
                        <w:rFonts w:eastAsiaTheme="minorEastAsia"/>
                        <w:noProof/>
                      </w:rPr>
                    </w:pPr>
                    <w:r>
                      <w:rPr>
                        <w:noProof/>
                      </w:rPr>
                      <w:t>“Apache Spark,” The Apache Software Foundation, [Online]. Available: http://spark.apache.org/. [Accessed 7 February 2015].</w:t>
                    </w:r>
                  </w:p>
                </w:tc>
              </w:tr>
              <w:tr w:rsidR="00F00C50" w14:paraId="6E5A9027" w14:textId="77777777">
                <w:trPr>
                  <w:tblCellSpacing w:w="15" w:type="dxa"/>
                </w:trPr>
                <w:tc>
                  <w:tcPr>
                    <w:tcW w:w="50" w:type="pct"/>
                    <w:hideMark/>
                  </w:tcPr>
                  <w:p w14:paraId="268344A6" w14:textId="77777777" w:rsidR="00F00C50" w:rsidRDefault="00F00C50">
                    <w:pPr>
                      <w:pStyle w:val="Bibliography"/>
                      <w:rPr>
                        <w:rFonts w:eastAsiaTheme="minorEastAsia"/>
                        <w:noProof/>
                      </w:rPr>
                    </w:pPr>
                    <w:r>
                      <w:rPr>
                        <w:noProof/>
                      </w:rPr>
                      <w:t xml:space="preserve">[42] </w:t>
                    </w:r>
                  </w:p>
                </w:tc>
                <w:tc>
                  <w:tcPr>
                    <w:tcW w:w="0" w:type="auto"/>
                    <w:hideMark/>
                  </w:tcPr>
                  <w:p w14:paraId="14ED4AC8" w14:textId="77777777" w:rsidR="00F00C50" w:rsidRDefault="00F00C50">
                    <w:pPr>
                      <w:pStyle w:val="Bibliography"/>
                      <w:rPr>
                        <w:rFonts w:eastAsiaTheme="minorEastAsia"/>
                        <w:noProof/>
                      </w:rPr>
                    </w:pPr>
                    <w:r>
                      <w:rPr>
                        <w:noProof/>
                      </w:rPr>
                      <w:t>“Apache Spark summary,” 2015 Black Duck Software, Inc., January 2015. [Online]. Available: https://www.openhub.net/p/apache-spark. [Accessed 16 February 2015.].</w:t>
                    </w:r>
                  </w:p>
                </w:tc>
              </w:tr>
              <w:tr w:rsidR="00F00C50" w14:paraId="5411E79C" w14:textId="77777777">
                <w:trPr>
                  <w:tblCellSpacing w:w="15" w:type="dxa"/>
                </w:trPr>
                <w:tc>
                  <w:tcPr>
                    <w:tcW w:w="50" w:type="pct"/>
                    <w:hideMark/>
                  </w:tcPr>
                  <w:p w14:paraId="23591C89" w14:textId="77777777" w:rsidR="00F00C50" w:rsidRDefault="00F00C50">
                    <w:pPr>
                      <w:pStyle w:val="Bibliography"/>
                      <w:rPr>
                        <w:rFonts w:eastAsiaTheme="minorEastAsia"/>
                        <w:noProof/>
                      </w:rPr>
                    </w:pPr>
                    <w:r>
                      <w:rPr>
                        <w:noProof/>
                      </w:rPr>
                      <w:t xml:space="preserve">[43] </w:t>
                    </w:r>
                  </w:p>
                </w:tc>
                <w:tc>
                  <w:tcPr>
                    <w:tcW w:w="0" w:type="auto"/>
                    <w:hideMark/>
                  </w:tcPr>
                  <w:p w14:paraId="2CA86AB2" w14:textId="77777777" w:rsidR="00F00C50" w:rsidRDefault="00F00C50">
                    <w:pPr>
                      <w:pStyle w:val="Bibliography"/>
                      <w:rPr>
                        <w:rFonts w:eastAsiaTheme="minorEastAsia"/>
                        <w:noProof/>
                      </w:rPr>
                    </w:pPr>
                    <w:r>
                      <w:rPr>
                        <w:noProof/>
                      </w:rPr>
                      <w:t>“Apache Cassandra,” The Apache Software Foundation, [Online]. Available: http://cassandra.apache.org/. [Accessed 16 February 2015].</w:t>
                    </w:r>
                  </w:p>
                </w:tc>
              </w:tr>
              <w:tr w:rsidR="00F00C50" w14:paraId="77A1A51A" w14:textId="77777777">
                <w:trPr>
                  <w:tblCellSpacing w:w="15" w:type="dxa"/>
                </w:trPr>
                <w:tc>
                  <w:tcPr>
                    <w:tcW w:w="50" w:type="pct"/>
                    <w:hideMark/>
                  </w:tcPr>
                  <w:p w14:paraId="4DEF274F" w14:textId="77777777" w:rsidR="00F00C50" w:rsidRDefault="00F00C50">
                    <w:pPr>
                      <w:pStyle w:val="Bibliography"/>
                      <w:rPr>
                        <w:rFonts w:eastAsiaTheme="minorEastAsia"/>
                        <w:noProof/>
                      </w:rPr>
                    </w:pPr>
                    <w:r>
                      <w:rPr>
                        <w:noProof/>
                      </w:rPr>
                      <w:t xml:space="preserve">[44] </w:t>
                    </w:r>
                  </w:p>
                </w:tc>
                <w:tc>
                  <w:tcPr>
                    <w:tcW w:w="0" w:type="auto"/>
                    <w:hideMark/>
                  </w:tcPr>
                  <w:p w14:paraId="6AC3E128" w14:textId="77777777" w:rsidR="00F00C50" w:rsidRDefault="00F00C50">
                    <w:pPr>
                      <w:pStyle w:val="Bibliography"/>
                      <w:rPr>
                        <w:rFonts w:eastAsiaTheme="minorEastAsia"/>
                        <w:noProof/>
                      </w:rPr>
                    </w:pPr>
                    <w:r>
                      <w:rPr>
                        <w:noProof/>
                      </w:rPr>
                      <w:t>“Wikipedia MongoDB,” Wikimedia Foundation, Inc, 9 March 2015. [Online]. Available: http://en.wikipedia.org/wiki/MongoDB. [Accessed 12 March 2015].</w:t>
                    </w:r>
                  </w:p>
                </w:tc>
              </w:tr>
              <w:tr w:rsidR="00F00C50" w14:paraId="2EEE290A" w14:textId="77777777">
                <w:trPr>
                  <w:tblCellSpacing w:w="15" w:type="dxa"/>
                </w:trPr>
                <w:tc>
                  <w:tcPr>
                    <w:tcW w:w="50" w:type="pct"/>
                    <w:hideMark/>
                  </w:tcPr>
                  <w:p w14:paraId="0F47D407" w14:textId="77777777" w:rsidR="00F00C50" w:rsidRDefault="00F00C50">
                    <w:pPr>
                      <w:pStyle w:val="Bibliography"/>
                      <w:rPr>
                        <w:rFonts w:eastAsiaTheme="minorEastAsia"/>
                        <w:noProof/>
                      </w:rPr>
                    </w:pPr>
                    <w:r>
                      <w:rPr>
                        <w:noProof/>
                      </w:rPr>
                      <w:t xml:space="preserve">[45] </w:t>
                    </w:r>
                  </w:p>
                </w:tc>
                <w:tc>
                  <w:tcPr>
                    <w:tcW w:w="0" w:type="auto"/>
                    <w:hideMark/>
                  </w:tcPr>
                  <w:p w14:paraId="519DD481" w14:textId="77777777" w:rsidR="00F00C50" w:rsidRDefault="00F00C50">
                    <w:pPr>
                      <w:pStyle w:val="Bibliography"/>
                      <w:rPr>
                        <w:rFonts w:eastAsiaTheme="minorEastAsia"/>
                        <w:noProof/>
                      </w:rPr>
                    </w:pPr>
                    <w:r>
                      <w:rPr>
                        <w:noProof/>
                      </w:rPr>
                      <w:t>“Tutorialspoint Neo4j,” [Online]. Available: http://www.tutorialspoint.com/neo4j/neo4j_features_advantages.htm. [Accessed 18 February 2015].</w:t>
                    </w:r>
                  </w:p>
                </w:tc>
              </w:tr>
              <w:tr w:rsidR="00F00C50" w14:paraId="69586EF5" w14:textId="77777777">
                <w:trPr>
                  <w:tblCellSpacing w:w="15" w:type="dxa"/>
                </w:trPr>
                <w:tc>
                  <w:tcPr>
                    <w:tcW w:w="50" w:type="pct"/>
                    <w:hideMark/>
                  </w:tcPr>
                  <w:p w14:paraId="01A925C0" w14:textId="77777777" w:rsidR="00F00C50" w:rsidRDefault="00F00C50">
                    <w:pPr>
                      <w:pStyle w:val="Bibliography"/>
                      <w:rPr>
                        <w:rFonts w:eastAsiaTheme="minorEastAsia"/>
                        <w:noProof/>
                      </w:rPr>
                    </w:pPr>
                    <w:r>
                      <w:rPr>
                        <w:noProof/>
                      </w:rPr>
                      <w:t xml:space="preserve">[46] </w:t>
                    </w:r>
                  </w:p>
                </w:tc>
                <w:tc>
                  <w:tcPr>
                    <w:tcW w:w="0" w:type="auto"/>
                    <w:hideMark/>
                  </w:tcPr>
                  <w:p w14:paraId="5119E44E" w14:textId="77777777" w:rsidR="00F00C50" w:rsidRDefault="00F00C50">
                    <w:pPr>
                      <w:pStyle w:val="Bibliography"/>
                      <w:rPr>
                        <w:rFonts w:eastAsiaTheme="minorEastAsia"/>
                        <w:noProof/>
                      </w:rPr>
                    </w:pPr>
                    <w:r>
                      <w:rPr>
                        <w:noProof/>
                      </w:rPr>
                      <w:t>“Neo4j official,” Neo Technology Inc., 2015. [Online]. Available: http://neo4j.com/. [Accessed 18 February 2015].</w:t>
                    </w:r>
                  </w:p>
                </w:tc>
              </w:tr>
              <w:tr w:rsidR="00F00C50" w14:paraId="746CB12B" w14:textId="77777777">
                <w:trPr>
                  <w:tblCellSpacing w:w="15" w:type="dxa"/>
                </w:trPr>
                <w:tc>
                  <w:tcPr>
                    <w:tcW w:w="50" w:type="pct"/>
                    <w:hideMark/>
                  </w:tcPr>
                  <w:p w14:paraId="00A5A485" w14:textId="77777777" w:rsidR="00F00C50" w:rsidRDefault="00F00C50">
                    <w:pPr>
                      <w:pStyle w:val="Bibliography"/>
                      <w:rPr>
                        <w:rFonts w:eastAsiaTheme="minorEastAsia"/>
                        <w:noProof/>
                      </w:rPr>
                    </w:pPr>
                    <w:r>
                      <w:rPr>
                        <w:noProof/>
                      </w:rPr>
                      <w:t xml:space="preserve">[47] </w:t>
                    </w:r>
                  </w:p>
                </w:tc>
                <w:tc>
                  <w:tcPr>
                    <w:tcW w:w="0" w:type="auto"/>
                    <w:hideMark/>
                  </w:tcPr>
                  <w:p w14:paraId="6DA52AED" w14:textId="77777777" w:rsidR="00F00C50" w:rsidRDefault="00F00C50">
                    <w:pPr>
                      <w:pStyle w:val="Bibliography"/>
                      <w:rPr>
                        <w:rFonts w:eastAsiaTheme="minorEastAsia"/>
                        <w:noProof/>
                      </w:rPr>
                    </w:pPr>
                    <w:r>
                      <w:rPr>
                        <w:noProof/>
                      </w:rPr>
                      <w:t>“OrientDB official site,” Orient Technologies, 2015. [Online]. Available: http://www.orientechnologies.com/orientdb/. [Accessed 18 February 2015].</w:t>
                    </w:r>
                  </w:p>
                </w:tc>
              </w:tr>
              <w:tr w:rsidR="00F00C50" w14:paraId="4744E6D9" w14:textId="77777777">
                <w:trPr>
                  <w:tblCellSpacing w:w="15" w:type="dxa"/>
                </w:trPr>
                <w:tc>
                  <w:tcPr>
                    <w:tcW w:w="50" w:type="pct"/>
                    <w:hideMark/>
                  </w:tcPr>
                  <w:p w14:paraId="08D5B9BB" w14:textId="77777777" w:rsidR="00F00C50" w:rsidRDefault="00F00C50">
                    <w:pPr>
                      <w:pStyle w:val="Bibliography"/>
                      <w:rPr>
                        <w:rFonts w:eastAsiaTheme="minorEastAsia"/>
                        <w:noProof/>
                      </w:rPr>
                    </w:pPr>
                    <w:r>
                      <w:rPr>
                        <w:noProof/>
                      </w:rPr>
                      <w:lastRenderedPageBreak/>
                      <w:t xml:space="preserve">[48] </w:t>
                    </w:r>
                  </w:p>
                </w:tc>
                <w:tc>
                  <w:tcPr>
                    <w:tcW w:w="0" w:type="auto"/>
                    <w:hideMark/>
                  </w:tcPr>
                  <w:p w14:paraId="0A42FF32" w14:textId="77777777" w:rsidR="00F00C50" w:rsidRDefault="00F00C50">
                    <w:pPr>
                      <w:pStyle w:val="Bibliography"/>
                      <w:rPr>
                        <w:rFonts w:eastAsiaTheme="minorEastAsia"/>
                        <w:noProof/>
                      </w:rPr>
                    </w:pPr>
                    <w:r>
                      <w:rPr>
                        <w:noProof/>
                      </w:rPr>
                      <w:t>“Redis website FAQ,” Salvatore Sanfilippo and Pieter Noordhuis, [Online]. Available: http://redis.io/topics/faq. [Accessed 20 February 2015].</w:t>
                    </w:r>
                  </w:p>
                </w:tc>
              </w:tr>
              <w:tr w:rsidR="00F00C50" w14:paraId="1541A414" w14:textId="77777777">
                <w:trPr>
                  <w:tblCellSpacing w:w="15" w:type="dxa"/>
                </w:trPr>
                <w:tc>
                  <w:tcPr>
                    <w:tcW w:w="50" w:type="pct"/>
                    <w:hideMark/>
                  </w:tcPr>
                  <w:p w14:paraId="3958E9D3" w14:textId="77777777" w:rsidR="00F00C50" w:rsidRDefault="00F00C50">
                    <w:pPr>
                      <w:pStyle w:val="Bibliography"/>
                      <w:rPr>
                        <w:rFonts w:eastAsiaTheme="minorEastAsia"/>
                        <w:noProof/>
                      </w:rPr>
                    </w:pPr>
                    <w:r>
                      <w:rPr>
                        <w:noProof/>
                      </w:rPr>
                      <w:t xml:space="preserve">[49] </w:t>
                    </w:r>
                  </w:p>
                </w:tc>
                <w:tc>
                  <w:tcPr>
                    <w:tcW w:w="0" w:type="auto"/>
                    <w:hideMark/>
                  </w:tcPr>
                  <w:p w14:paraId="230F1913" w14:textId="77777777" w:rsidR="00F00C50" w:rsidRDefault="00F00C50">
                    <w:pPr>
                      <w:pStyle w:val="Bibliography"/>
                      <w:rPr>
                        <w:rFonts w:eastAsiaTheme="minorEastAsia"/>
                        <w:noProof/>
                      </w:rPr>
                    </w:pPr>
                    <w:r>
                      <w:rPr>
                        <w:noProof/>
                      </w:rPr>
                      <w:t>“Redis official website,” Redis, [Online]. Available: http://redis.io/. [Accessed 20 February 2015].</w:t>
                    </w:r>
                  </w:p>
                </w:tc>
              </w:tr>
              <w:tr w:rsidR="00F00C50" w14:paraId="0C3771CC" w14:textId="77777777">
                <w:trPr>
                  <w:tblCellSpacing w:w="15" w:type="dxa"/>
                </w:trPr>
                <w:tc>
                  <w:tcPr>
                    <w:tcW w:w="50" w:type="pct"/>
                    <w:hideMark/>
                  </w:tcPr>
                  <w:p w14:paraId="12405342" w14:textId="77777777" w:rsidR="00F00C50" w:rsidRDefault="00F00C50">
                    <w:pPr>
                      <w:pStyle w:val="Bibliography"/>
                      <w:rPr>
                        <w:rFonts w:eastAsiaTheme="minorEastAsia"/>
                        <w:noProof/>
                      </w:rPr>
                    </w:pPr>
                    <w:r>
                      <w:rPr>
                        <w:noProof/>
                      </w:rPr>
                      <w:t xml:space="preserve">[50] </w:t>
                    </w:r>
                  </w:p>
                </w:tc>
                <w:tc>
                  <w:tcPr>
                    <w:tcW w:w="0" w:type="auto"/>
                    <w:hideMark/>
                  </w:tcPr>
                  <w:p w14:paraId="48C6C319" w14:textId="77777777" w:rsidR="00F00C50" w:rsidRDefault="00F00C50">
                    <w:pPr>
                      <w:pStyle w:val="Bibliography"/>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00C50" w14:paraId="04AAA048" w14:textId="77777777">
                <w:trPr>
                  <w:tblCellSpacing w:w="15" w:type="dxa"/>
                </w:trPr>
                <w:tc>
                  <w:tcPr>
                    <w:tcW w:w="50" w:type="pct"/>
                    <w:hideMark/>
                  </w:tcPr>
                  <w:p w14:paraId="46155F2C" w14:textId="77777777" w:rsidR="00F00C50" w:rsidRDefault="00F00C50">
                    <w:pPr>
                      <w:pStyle w:val="Bibliography"/>
                      <w:rPr>
                        <w:rFonts w:eastAsiaTheme="minorEastAsia"/>
                        <w:noProof/>
                      </w:rPr>
                    </w:pPr>
                    <w:r>
                      <w:rPr>
                        <w:noProof/>
                      </w:rPr>
                      <w:t xml:space="preserve">[51] </w:t>
                    </w:r>
                  </w:p>
                </w:tc>
                <w:tc>
                  <w:tcPr>
                    <w:tcW w:w="0" w:type="auto"/>
                    <w:hideMark/>
                  </w:tcPr>
                  <w:p w14:paraId="3CF10070" w14:textId="77777777" w:rsidR="00F00C50" w:rsidRDefault="00F00C50">
                    <w:pPr>
                      <w:pStyle w:val="Bibliography"/>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00C50" w14:paraId="22CF7A28" w14:textId="77777777">
                <w:trPr>
                  <w:tblCellSpacing w:w="15" w:type="dxa"/>
                </w:trPr>
                <w:tc>
                  <w:tcPr>
                    <w:tcW w:w="50" w:type="pct"/>
                    <w:hideMark/>
                  </w:tcPr>
                  <w:p w14:paraId="20D3AA99" w14:textId="77777777" w:rsidR="00F00C50" w:rsidRDefault="00F00C50">
                    <w:pPr>
                      <w:pStyle w:val="Bibliography"/>
                      <w:rPr>
                        <w:rFonts w:eastAsiaTheme="minorEastAsia"/>
                        <w:noProof/>
                      </w:rPr>
                    </w:pPr>
                    <w:r>
                      <w:rPr>
                        <w:noProof/>
                      </w:rPr>
                      <w:t xml:space="preserve">[52] </w:t>
                    </w:r>
                  </w:p>
                </w:tc>
                <w:tc>
                  <w:tcPr>
                    <w:tcW w:w="0" w:type="auto"/>
                    <w:hideMark/>
                  </w:tcPr>
                  <w:p w14:paraId="73446B26" w14:textId="77777777" w:rsidR="00F00C50" w:rsidRDefault="00F00C50">
                    <w:pPr>
                      <w:pStyle w:val="Bibliography"/>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00C50" w14:paraId="38CBE694" w14:textId="77777777">
                <w:trPr>
                  <w:tblCellSpacing w:w="15" w:type="dxa"/>
                </w:trPr>
                <w:tc>
                  <w:tcPr>
                    <w:tcW w:w="50" w:type="pct"/>
                    <w:hideMark/>
                  </w:tcPr>
                  <w:p w14:paraId="0C8E12FF" w14:textId="77777777" w:rsidR="00F00C50" w:rsidRDefault="00F00C50">
                    <w:pPr>
                      <w:pStyle w:val="Bibliography"/>
                      <w:rPr>
                        <w:rFonts w:eastAsiaTheme="minorEastAsia"/>
                        <w:noProof/>
                      </w:rPr>
                    </w:pPr>
                    <w:r>
                      <w:rPr>
                        <w:noProof/>
                      </w:rPr>
                      <w:t xml:space="preserve">[53] </w:t>
                    </w:r>
                  </w:p>
                </w:tc>
                <w:tc>
                  <w:tcPr>
                    <w:tcW w:w="0" w:type="auto"/>
                    <w:hideMark/>
                  </w:tcPr>
                  <w:p w14:paraId="417B7889" w14:textId="77777777" w:rsidR="00F00C50" w:rsidRDefault="00F00C50">
                    <w:pPr>
                      <w:pStyle w:val="Bibliography"/>
                      <w:rPr>
                        <w:rFonts w:eastAsiaTheme="minorEastAsia"/>
                        <w:noProof/>
                      </w:rPr>
                    </w:pPr>
                    <w:r>
                      <w:rPr>
                        <w:noProof/>
                      </w:rPr>
                      <w:t xml:space="preserve">“A comparison between several NoSQL databases with comments and notes”. </w:t>
                    </w:r>
                  </w:p>
                </w:tc>
              </w:tr>
              <w:tr w:rsidR="00F00C50" w14:paraId="13076826" w14:textId="77777777">
                <w:trPr>
                  <w:tblCellSpacing w:w="15" w:type="dxa"/>
                </w:trPr>
                <w:tc>
                  <w:tcPr>
                    <w:tcW w:w="50" w:type="pct"/>
                    <w:hideMark/>
                  </w:tcPr>
                  <w:p w14:paraId="01598832" w14:textId="77777777" w:rsidR="00F00C50" w:rsidRDefault="00F00C50">
                    <w:pPr>
                      <w:pStyle w:val="Bibliography"/>
                      <w:rPr>
                        <w:rFonts w:eastAsiaTheme="minorEastAsia"/>
                        <w:noProof/>
                      </w:rPr>
                    </w:pPr>
                    <w:r>
                      <w:rPr>
                        <w:noProof/>
                      </w:rPr>
                      <w:t xml:space="preserve">[54] </w:t>
                    </w:r>
                  </w:p>
                </w:tc>
                <w:tc>
                  <w:tcPr>
                    <w:tcW w:w="0" w:type="auto"/>
                    <w:hideMark/>
                  </w:tcPr>
                  <w:p w14:paraId="62CAA421" w14:textId="77777777" w:rsidR="00F00C50" w:rsidRDefault="00F00C50">
                    <w:pPr>
                      <w:pStyle w:val="Bibliography"/>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00C50" w14:paraId="3A17CA85" w14:textId="77777777">
                <w:trPr>
                  <w:tblCellSpacing w:w="15" w:type="dxa"/>
                </w:trPr>
                <w:tc>
                  <w:tcPr>
                    <w:tcW w:w="50" w:type="pct"/>
                    <w:hideMark/>
                  </w:tcPr>
                  <w:p w14:paraId="1E3336CC" w14:textId="77777777" w:rsidR="00F00C50" w:rsidRDefault="00F00C50">
                    <w:pPr>
                      <w:pStyle w:val="Bibliography"/>
                      <w:rPr>
                        <w:rFonts w:eastAsiaTheme="minorEastAsia"/>
                        <w:noProof/>
                      </w:rPr>
                    </w:pPr>
                    <w:r>
                      <w:rPr>
                        <w:noProof/>
                      </w:rPr>
                      <w:t xml:space="preserve">[55] </w:t>
                    </w:r>
                  </w:p>
                </w:tc>
                <w:tc>
                  <w:tcPr>
                    <w:tcW w:w="0" w:type="auto"/>
                    <w:hideMark/>
                  </w:tcPr>
                  <w:p w14:paraId="2DCA0468" w14:textId="77777777" w:rsidR="00F00C50" w:rsidRDefault="00F00C50">
                    <w:pPr>
                      <w:pStyle w:val="Bibliography"/>
                      <w:rPr>
                        <w:rFonts w:eastAsiaTheme="minorEastAsia"/>
                        <w:noProof/>
                      </w:rPr>
                    </w:pPr>
                    <w:r>
                      <w:rPr>
                        <w:noProof/>
                      </w:rPr>
                      <w:t>D. CORPORATION, “Benchmarking Top NoSQL Databases, A Performance Comparison for Architects and IT Managers,” 2013.</w:t>
                    </w:r>
                  </w:p>
                </w:tc>
              </w:tr>
              <w:tr w:rsidR="00F00C50" w14:paraId="61A8F1C7" w14:textId="77777777">
                <w:trPr>
                  <w:tblCellSpacing w:w="15" w:type="dxa"/>
                </w:trPr>
                <w:tc>
                  <w:tcPr>
                    <w:tcW w:w="50" w:type="pct"/>
                    <w:hideMark/>
                  </w:tcPr>
                  <w:p w14:paraId="3DC127C2" w14:textId="77777777" w:rsidR="00F00C50" w:rsidRDefault="00F00C50">
                    <w:pPr>
                      <w:pStyle w:val="Bibliography"/>
                      <w:rPr>
                        <w:rFonts w:eastAsiaTheme="minorEastAsia"/>
                        <w:noProof/>
                      </w:rPr>
                    </w:pPr>
                    <w:r>
                      <w:rPr>
                        <w:noProof/>
                      </w:rPr>
                      <w:t xml:space="preserve">[56] </w:t>
                    </w:r>
                  </w:p>
                </w:tc>
                <w:tc>
                  <w:tcPr>
                    <w:tcW w:w="0" w:type="auto"/>
                    <w:hideMark/>
                  </w:tcPr>
                  <w:p w14:paraId="361F1658" w14:textId="77777777" w:rsidR="00F00C50" w:rsidRDefault="00F00C50">
                    <w:pPr>
                      <w:pStyle w:val="Bibliography"/>
                      <w:rPr>
                        <w:rFonts w:eastAsiaTheme="minorEastAsia"/>
                        <w:noProof/>
                      </w:rPr>
                    </w:pPr>
                    <w:r>
                      <w:rPr>
                        <w:noProof/>
                      </w:rPr>
                      <w:t>“SMARTIE Homepage,” IHP GmbH, 22 July 2014. [Online]. Available: http://www.smartie-project.eu/project.html. [Accessed 20 February 2015.].</w:t>
                    </w:r>
                  </w:p>
                </w:tc>
              </w:tr>
              <w:tr w:rsidR="00F00C50" w14:paraId="268CFF08" w14:textId="77777777">
                <w:trPr>
                  <w:tblCellSpacing w:w="15" w:type="dxa"/>
                </w:trPr>
                <w:tc>
                  <w:tcPr>
                    <w:tcW w:w="50" w:type="pct"/>
                    <w:hideMark/>
                  </w:tcPr>
                  <w:p w14:paraId="295047E5" w14:textId="77777777" w:rsidR="00F00C50" w:rsidRDefault="00F00C50">
                    <w:pPr>
                      <w:pStyle w:val="Bibliography"/>
                      <w:rPr>
                        <w:rFonts w:eastAsiaTheme="minorEastAsia"/>
                        <w:noProof/>
                      </w:rPr>
                    </w:pPr>
                    <w:r>
                      <w:rPr>
                        <w:noProof/>
                      </w:rPr>
                      <w:t xml:space="preserve">[57] </w:t>
                    </w:r>
                  </w:p>
                </w:tc>
                <w:tc>
                  <w:tcPr>
                    <w:tcW w:w="0" w:type="auto"/>
                    <w:hideMark/>
                  </w:tcPr>
                  <w:p w14:paraId="07E2E58D" w14:textId="77777777" w:rsidR="00F00C50" w:rsidRDefault="00F00C50">
                    <w:pPr>
                      <w:pStyle w:val="Bibliography"/>
                      <w:rPr>
                        <w:rFonts w:eastAsiaTheme="minorEastAsia"/>
                        <w:noProof/>
                      </w:rPr>
                    </w:pPr>
                    <w:r>
                      <w:rPr>
                        <w:noProof/>
                      </w:rPr>
                      <w:t>“Axiomatics Hamepage,” Axiomatics, 2015. [Online]. Available: http://www.axiomatics.com/. [Accessed 20 May 2015].</w:t>
                    </w:r>
                  </w:p>
                </w:tc>
              </w:tr>
              <w:tr w:rsidR="00F00C50" w14:paraId="34634E0D" w14:textId="77777777">
                <w:trPr>
                  <w:tblCellSpacing w:w="15" w:type="dxa"/>
                </w:trPr>
                <w:tc>
                  <w:tcPr>
                    <w:tcW w:w="50" w:type="pct"/>
                    <w:hideMark/>
                  </w:tcPr>
                  <w:p w14:paraId="0A20A136" w14:textId="77777777" w:rsidR="00F00C50" w:rsidRDefault="00F00C50">
                    <w:pPr>
                      <w:pStyle w:val="Bibliography"/>
                      <w:rPr>
                        <w:rFonts w:eastAsiaTheme="minorEastAsia"/>
                        <w:noProof/>
                      </w:rPr>
                    </w:pPr>
                    <w:r>
                      <w:rPr>
                        <w:noProof/>
                      </w:rPr>
                      <w:t xml:space="preserve">[58] </w:t>
                    </w:r>
                  </w:p>
                </w:tc>
                <w:tc>
                  <w:tcPr>
                    <w:tcW w:w="0" w:type="auto"/>
                    <w:hideMark/>
                  </w:tcPr>
                  <w:p w14:paraId="20D55D26" w14:textId="77777777" w:rsidR="00F00C50" w:rsidRDefault="00F00C50">
                    <w:pPr>
                      <w:pStyle w:val="Bibliography"/>
                      <w:rPr>
                        <w:rFonts w:eastAsiaTheme="minorEastAsia"/>
                        <w:noProof/>
                      </w:rPr>
                    </w:pPr>
                    <w:r>
                      <w:rPr>
                        <w:noProof/>
                      </w:rPr>
                      <w:t>“WSO2 Balana Implementation GitHub project,” [Online]. Available: https://github.com/wso2/balana. [Accessed 20 May 2015].</w:t>
                    </w:r>
                  </w:p>
                </w:tc>
              </w:tr>
              <w:tr w:rsidR="00F00C50" w14:paraId="540238FA" w14:textId="77777777">
                <w:trPr>
                  <w:tblCellSpacing w:w="15" w:type="dxa"/>
                </w:trPr>
                <w:tc>
                  <w:tcPr>
                    <w:tcW w:w="50" w:type="pct"/>
                    <w:hideMark/>
                  </w:tcPr>
                  <w:p w14:paraId="60B61AFE" w14:textId="77777777" w:rsidR="00F00C50" w:rsidRDefault="00F00C50">
                    <w:pPr>
                      <w:pStyle w:val="Bibliography"/>
                      <w:rPr>
                        <w:rFonts w:eastAsiaTheme="minorEastAsia"/>
                        <w:noProof/>
                      </w:rPr>
                    </w:pPr>
                    <w:r>
                      <w:rPr>
                        <w:noProof/>
                      </w:rPr>
                      <w:t xml:space="preserve">[59] </w:t>
                    </w:r>
                  </w:p>
                </w:tc>
                <w:tc>
                  <w:tcPr>
                    <w:tcW w:w="0" w:type="auto"/>
                    <w:hideMark/>
                  </w:tcPr>
                  <w:p w14:paraId="45366D0C" w14:textId="77777777" w:rsidR="00F00C50" w:rsidRDefault="00F00C50">
                    <w:pPr>
                      <w:pStyle w:val="Bibliography"/>
                      <w:rPr>
                        <w:rFonts w:eastAsiaTheme="minorEastAsia"/>
                        <w:noProof/>
                      </w:rPr>
                    </w:pPr>
                    <w:r>
                      <w:rPr>
                        <w:noProof/>
                      </w:rPr>
                      <w:t>“Sun's XACML Implementation,” Sun Microsystems, Inc, 16 July 2006. [Online]. Available: http://sunxacml.sourceforge.net/. [Accessed 20 May 2015].</w:t>
                    </w:r>
                  </w:p>
                </w:tc>
              </w:tr>
              <w:tr w:rsidR="00F00C50" w14:paraId="24E34EEB" w14:textId="77777777">
                <w:trPr>
                  <w:tblCellSpacing w:w="15" w:type="dxa"/>
                </w:trPr>
                <w:tc>
                  <w:tcPr>
                    <w:tcW w:w="50" w:type="pct"/>
                    <w:hideMark/>
                  </w:tcPr>
                  <w:p w14:paraId="7450C3EE" w14:textId="77777777" w:rsidR="00F00C50" w:rsidRDefault="00F00C50">
                    <w:pPr>
                      <w:pStyle w:val="Bibliography"/>
                      <w:rPr>
                        <w:rFonts w:eastAsiaTheme="minorEastAsia"/>
                        <w:noProof/>
                      </w:rPr>
                    </w:pPr>
                    <w:r>
                      <w:rPr>
                        <w:noProof/>
                      </w:rPr>
                      <w:t xml:space="preserve">[60] </w:t>
                    </w:r>
                  </w:p>
                </w:tc>
                <w:tc>
                  <w:tcPr>
                    <w:tcW w:w="0" w:type="auto"/>
                    <w:hideMark/>
                  </w:tcPr>
                  <w:p w14:paraId="59797DFE" w14:textId="77777777" w:rsidR="00F00C50" w:rsidRDefault="00F00C50">
                    <w:pPr>
                      <w:pStyle w:val="Bibliography"/>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00C50" w14:paraId="4BC1F7D0" w14:textId="77777777">
                <w:trPr>
                  <w:tblCellSpacing w:w="15" w:type="dxa"/>
                </w:trPr>
                <w:tc>
                  <w:tcPr>
                    <w:tcW w:w="50" w:type="pct"/>
                    <w:hideMark/>
                  </w:tcPr>
                  <w:p w14:paraId="3F575873" w14:textId="77777777" w:rsidR="00F00C50" w:rsidRDefault="00F00C50">
                    <w:pPr>
                      <w:pStyle w:val="Bibliography"/>
                      <w:rPr>
                        <w:rFonts w:eastAsiaTheme="minorEastAsia"/>
                        <w:noProof/>
                      </w:rPr>
                    </w:pPr>
                    <w:r>
                      <w:rPr>
                        <w:noProof/>
                      </w:rPr>
                      <w:lastRenderedPageBreak/>
                      <w:t xml:space="preserve">[61] </w:t>
                    </w:r>
                  </w:p>
                </w:tc>
                <w:tc>
                  <w:tcPr>
                    <w:tcW w:w="0" w:type="auto"/>
                    <w:hideMark/>
                  </w:tcPr>
                  <w:p w14:paraId="14E90DC5" w14:textId="77777777" w:rsidR="00F00C50" w:rsidRDefault="00F00C50">
                    <w:pPr>
                      <w:pStyle w:val="Bibliography"/>
                      <w:rPr>
                        <w:rFonts w:eastAsiaTheme="minorEastAsia"/>
                        <w:noProof/>
                      </w:rPr>
                    </w:pPr>
                    <w:r>
                      <w:rPr>
                        <w:noProof/>
                      </w:rPr>
                      <w:t>“Apache Hadoop YARN,” Apache Software Foundation, 11 13 2014. [Online]. Available: http://hadoop.apache.org/docs/current/hadoop-yarn/hadoop-yarn-site/YARN.html. [Accessed 7 February 2015].</w:t>
                    </w:r>
                  </w:p>
                </w:tc>
              </w:tr>
              <w:tr w:rsidR="00F00C50" w14:paraId="5714AD94" w14:textId="77777777">
                <w:trPr>
                  <w:tblCellSpacing w:w="15" w:type="dxa"/>
                </w:trPr>
                <w:tc>
                  <w:tcPr>
                    <w:tcW w:w="50" w:type="pct"/>
                    <w:hideMark/>
                  </w:tcPr>
                  <w:p w14:paraId="6B4CB7B5" w14:textId="77777777" w:rsidR="00F00C50" w:rsidRDefault="00F00C50">
                    <w:pPr>
                      <w:pStyle w:val="Bibliography"/>
                      <w:rPr>
                        <w:rFonts w:eastAsiaTheme="minorEastAsia"/>
                        <w:noProof/>
                      </w:rPr>
                    </w:pPr>
                    <w:r>
                      <w:rPr>
                        <w:noProof/>
                      </w:rPr>
                      <w:t xml:space="preserve">[62] </w:t>
                    </w:r>
                  </w:p>
                </w:tc>
                <w:tc>
                  <w:tcPr>
                    <w:tcW w:w="0" w:type="auto"/>
                    <w:hideMark/>
                  </w:tcPr>
                  <w:p w14:paraId="79309017" w14:textId="77777777" w:rsidR="00F00C50" w:rsidRDefault="00F00C50">
                    <w:pPr>
                      <w:pStyle w:val="Bibliography"/>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00C50" w14:paraId="24407183" w14:textId="77777777">
                <w:trPr>
                  <w:tblCellSpacing w:w="15" w:type="dxa"/>
                </w:trPr>
                <w:tc>
                  <w:tcPr>
                    <w:tcW w:w="50" w:type="pct"/>
                    <w:hideMark/>
                  </w:tcPr>
                  <w:p w14:paraId="4F53DDE8" w14:textId="77777777" w:rsidR="00F00C50" w:rsidRDefault="00F00C50">
                    <w:pPr>
                      <w:pStyle w:val="Bibliography"/>
                      <w:rPr>
                        <w:rFonts w:eastAsiaTheme="minorEastAsia"/>
                        <w:noProof/>
                      </w:rPr>
                    </w:pPr>
                    <w:r>
                      <w:rPr>
                        <w:noProof/>
                      </w:rPr>
                      <w:t xml:space="preserve">[63] </w:t>
                    </w:r>
                  </w:p>
                </w:tc>
                <w:tc>
                  <w:tcPr>
                    <w:tcW w:w="0" w:type="auto"/>
                    <w:hideMark/>
                  </w:tcPr>
                  <w:p w14:paraId="5F74F0A2" w14:textId="77777777" w:rsidR="00F00C50" w:rsidRDefault="00F00C50">
                    <w:pPr>
                      <w:pStyle w:val="Bibliography"/>
                      <w:rPr>
                        <w:rFonts w:eastAsiaTheme="minorEastAsia"/>
                        <w:noProof/>
                      </w:rPr>
                    </w:pPr>
                    <w:r>
                      <w:rPr>
                        <w:noProof/>
                      </w:rPr>
                      <w:t xml:space="preserve">M. C. M. J. F. S. S. I. S. Matei Zaharia, “Spark: Cluster Computing with Working Sets,” 2010. </w:t>
                    </w:r>
                  </w:p>
                </w:tc>
              </w:tr>
              <w:tr w:rsidR="00F00C50" w14:paraId="3CED4FDF" w14:textId="77777777">
                <w:trPr>
                  <w:tblCellSpacing w:w="15" w:type="dxa"/>
                </w:trPr>
                <w:tc>
                  <w:tcPr>
                    <w:tcW w:w="50" w:type="pct"/>
                    <w:hideMark/>
                  </w:tcPr>
                  <w:p w14:paraId="574F6F54" w14:textId="77777777" w:rsidR="00F00C50" w:rsidRDefault="00F00C50">
                    <w:pPr>
                      <w:pStyle w:val="Bibliography"/>
                      <w:rPr>
                        <w:rFonts w:eastAsiaTheme="minorEastAsia"/>
                        <w:noProof/>
                      </w:rPr>
                    </w:pPr>
                    <w:r>
                      <w:rPr>
                        <w:noProof/>
                      </w:rPr>
                      <w:t xml:space="preserve">[64] </w:t>
                    </w:r>
                  </w:p>
                </w:tc>
                <w:tc>
                  <w:tcPr>
                    <w:tcW w:w="0" w:type="auto"/>
                    <w:hideMark/>
                  </w:tcPr>
                  <w:p w14:paraId="1D6EC0F6" w14:textId="77777777" w:rsidR="00F00C50" w:rsidRDefault="00F00C50">
                    <w:pPr>
                      <w:pStyle w:val="Bibliography"/>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00C50" w14:paraId="05207D30" w14:textId="77777777">
                <w:trPr>
                  <w:tblCellSpacing w:w="15" w:type="dxa"/>
                </w:trPr>
                <w:tc>
                  <w:tcPr>
                    <w:tcW w:w="50" w:type="pct"/>
                    <w:hideMark/>
                  </w:tcPr>
                  <w:p w14:paraId="771DE1D2" w14:textId="77777777" w:rsidR="00F00C50" w:rsidRDefault="00F00C50">
                    <w:pPr>
                      <w:pStyle w:val="Bibliography"/>
                      <w:rPr>
                        <w:rFonts w:eastAsiaTheme="minorEastAsia"/>
                        <w:noProof/>
                      </w:rPr>
                    </w:pPr>
                    <w:r>
                      <w:rPr>
                        <w:noProof/>
                      </w:rPr>
                      <w:t xml:space="preserve">[65] </w:t>
                    </w:r>
                  </w:p>
                </w:tc>
                <w:tc>
                  <w:tcPr>
                    <w:tcW w:w="0" w:type="auto"/>
                    <w:hideMark/>
                  </w:tcPr>
                  <w:p w14:paraId="506D1DE3" w14:textId="77777777" w:rsidR="00F00C50" w:rsidRDefault="00F00C50">
                    <w:pPr>
                      <w:pStyle w:val="Bibliography"/>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F00C50" w14:paraId="50D9AB55" w14:textId="77777777">
                <w:trPr>
                  <w:tblCellSpacing w:w="15" w:type="dxa"/>
                </w:trPr>
                <w:tc>
                  <w:tcPr>
                    <w:tcW w:w="50" w:type="pct"/>
                    <w:hideMark/>
                  </w:tcPr>
                  <w:p w14:paraId="4A6F473F" w14:textId="77777777" w:rsidR="00F00C50" w:rsidRDefault="00F00C50">
                    <w:pPr>
                      <w:pStyle w:val="Bibliography"/>
                      <w:rPr>
                        <w:rFonts w:eastAsiaTheme="minorEastAsia"/>
                        <w:noProof/>
                      </w:rPr>
                    </w:pPr>
                    <w:r>
                      <w:rPr>
                        <w:noProof/>
                      </w:rPr>
                      <w:t xml:space="preserve">[66] </w:t>
                    </w:r>
                  </w:p>
                </w:tc>
                <w:tc>
                  <w:tcPr>
                    <w:tcW w:w="0" w:type="auto"/>
                    <w:hideMark/>
                  </w:tcPr>
                  <w:p w14:paraId="2A0D0731" w14:textId="77777777" w:rsidR="00F00C50" w:rsidRDefault="00F00C50">
                    <w:pPr>
                      <w:pStyle w:val="Bibliography"/>
                      <w:rPr>
                        <w:rFonts w:eastAsiaTheme="minorEastAsia"/>
                        <w:noProof/>
                      </w:rPr>
                    </w:pPr>
                    <w:r>
                      <w:rPr>
                        <w:noProof/>
                      </w:rPr>
                      <w:t>“Wikipedia,” Wikimedia Foundation, Inc., 13 February 2015. [Online]. Available: http://en.wikipedia.org/wiki/Machine_to_machine. [Accessed 16 February 2015.].</w:t>
                    </w:r>
                  </w:p>
                </w:tc>
              </w:tr>
              <w:tr w:rsidR="00F00C50" w14:paraId="371DABF7" w14:textId="77777777">
                <w:trPr>
                  <w:tblCellSpacing w:w="15" w:type="dxa"/>
                </w:trPr>
                <w:tc>
                  <w:tcPr>
                    <w:tcW w:w="50" w:type="pct"/>
                    <w:hideMark/>
                  </w:tcPr>
                  <w:p w14:paraId="498EAF20" w14:textId="77777777" w:rsidR="00F00C50" w:rsidRDefault="00F00C50">
                    <w:pPr>
                      <w:pStyle w:val="Bibliography"/>
                      <w:rPr>
                        <w:rFonts w:eastAsiaTheme="minorEastAsia"/>
                        <w:noProof/>
                      </w:rPr>
                    </w:pPr>
                    <w:r>
                      <w:rPr>
                        <w:noProof/>
                      </w:rPr>
                      <w:t xml:space="preserve">[67] </w:t>
                    </w:r>
                  </w:p>
                </w:tc>
                <w:tc>
                  <w:tcPr>
                    <w:tcW w:w="0" w:type="auto"/>
                    <w:hideMark/>
                  </w:tcPr>
                  <w:p w14:paraId="01E130E6" w14:textId="77777777" w:rsidR="00F00C50" w:rsidRDefault="00F00C50">
                    <w:pPr>
                      <w:pStyle w:val="Bibliography"/>
                      <w:rPr>
                        <w:rFonts w:eastAsiaTheme="minorEastAsia"/>
                        <w:noProof/>
                      </w:rPr>
                    </w:pPr>
                    <w:r>
                      <w:rPr>
                        <w:noProof/>
                      </w:rPr>
                      <w:t>“XML website,” O’Reilly Media, Inc., [Online]. Available: http://www.xml.com/. [Accessed 20 Merch 2015].</w:t>
                    </w:r>
                  </w:p>
                </w:tc>
              </w:tr>
              <w:tr w:rsidR="00F00C50" w14:paraId="1F48C8E2" w14:textId="77777777">
                <w:trPr>
                  <w:tblCellSpacing w:w="15" w:type="dxa"/>
                </w:trPr>
                <w:tc>
                  <w:tcPr>
                    <w:tcW w:w="50" w:type="pct"/>
                    <w:hideMark/>
                  </w:tcPr>
                  <w:p w14:paraId="085AF65B" w14:textId="77777777" w:rsidR="00F00C50" w:rsidRDefault="00F00C50">
                    <w:pPr>
                      <w:pStyle w:val="Bibliography"/>
                      <w:rPr>
                        <w:rFonts w:eastAsiaTheme="minorEastAsia"/>
                        <w:noProof/>
                      </w:rPr>
                    </w:pPr>
                    <w:r>
                      <w:rPr>
                        <w:noProof/>
                      </w:rPr>
                      <w:t xml:space="preserve">[68] </w:t>
                    </w:r>
                  </w:p>
                </w:tc>
                <w:tc>
                  <w:tcPr>
                    <w:tcW w:w="0" w:type="auto"/>
                    <w:hideMark/>
                  </w:tcPr>
                  <w:p w14:paraId="24A9C073" w14:textId="77777777" w:rsidR="00F00C50" w:rsidRDefault="00F00C50">
                    <w:pPr>
                      <w:pStyle w:val="Bibliography"/>
                      <w:rPr>
                        <w:rFonts w:eastAsiaTheme="minorEastAsia"/>
                        <w:noProof/>
                      </w:rPr>
                    </w:pPr>
                    <w:r>
                      <w:rPr>
                        <w:noProof/>
                      </w:rPr>
                      <w:t>“xacml project,” [Online]. Available: http://xacmlinfo.org/2014/11/30/implementing-rbac-and-abac-with-xacml/. [Accessed 20 May 2015].</w:t>
                    </w:r>
                  </w:p>
                </w:tc>
              </w:tr>
              <w:tr w:rsidR="00F00C50" w14:paraId="22099538" w14:textId="77777777">
                <w:trPr>
                  <w:tblCellSpacing w:w="15" w:type="dxa"/>
                </w:trPr>
                <w:tc>
                  <w:tcPr>
                    <w:tcW w:w="50" w:type="pct"/>
                    <w:hideMark/>
                  </w:tcPr>
                  <w:p w14:paraId="464F360E" w14:textId="77777777" w:rsidR="00F00C50" w:rsidRDefault="00F00C50">
                    <w:pPr>
                      <w:pStyle w:val="Bibliography"/>
                      <w:rPr>
                        <w:rFonts w:eastAsiaTheme="minorEastAsia"/>
                        <w:noProof/>
                      </w:rPr>
                    </w:pPr>
                    <w:r>
                      <w:rPr>
                        <w:noProof/>
                      </w:rPr>
                      <w:t xml:space="preserve">[69] </w:t>
                    </w:r>
                  </w:p>
                </w:tc>
                <w:tc>
                  <w:tcPr>
                    <w:tcW w:w="0" w:type="auto"/>
                    <w:hideMark/>
                  </w:tcPr>
                  <w:p w14:paraId="67D99A84" w14:textId="77777777" w:rsidR="00F00C50" w:rsidRDefault="00F00C50">
                    <w:pPr>
                      <w:pStyle w:val="Bibliography"/>
                      <w:rPr>
                        <w:rFonts w:eastAsiaTheme="minorEastAsia"/>
                        <w:noProof/>
                      </w:rPr>
                    </w:pPr>
                    <w:r>
                      <w:rPr>
                        <w:noProof/>
                      </w:rPr>
                      <w:t xml:space="preserve">H. Lindqvist, Mandatory Access Control, Ume˚a University, Department of Computing Science, 2006. </w:t>
                    </w:r>
                  </w:p>
                </w:tc>
              </w:tr>
            </w:tbl>
            <w:p w14:paraId="64AE41F5" w14:textId="77777777" w:rsidR="00F00C50" w:rsidRDefault="00F00C50">
              <w:pPr>
                <w:rPr>
                  <w:noProof/>
                </w:rPr>
              </w:pPr>
            </w:p>
            <w:p w14:paraId="0C255230" w14:textId="77777777" w:rsidR="00703B0F" w:rsidRPr="009839D4" w:rsidRDefault="00884F0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iogo José Domingues Regateiro" w:date="2015-06-01T11:13:00Z" w:initials="DJDR">
    <w:p w14:paraId="1FBA15E2" w14:textId="11A80254" w:rsidR="000C1277" w:rsidRDefault="000C1277">
      <w:pPr>
        <w:pStyle w:val="CommentText"/>
      </w:pPr>
      <w:r>
        <w:rPr>
          <w:rStyle w:val="CommentReference"/>
        </w:rPr>
        <w:annotationRef/>
      </w:r>
      <w:r>
        <w:t>Careful with the amount of “ands” and “buts” in the same sentence. It makes them hard to understand.</w:t>
      </w:r>
    </w:p>
  </w:comment>
  <w:comment w:id="32" w:author="Diogo José Domingues Regateiro" w:date="2015-06-01T11:27:00Z" w:initials="DJDR">
    <w:p w14:paraId="40E6447C" w14:textId="77777777" w:rsidR="000C1277" w:rsidRDefault="000C1277">
      <w:pPr>
        <w:pStyle w:val="CommentText"/>
      </w:pPr>
      <w:r>
        <w:rPr>
          <w:rStyle w:val="CommentReference"/>
        </w:rPr>
        <w:annotationRef/>
      </w:r>
      <w:r>
        <w:t>1.2</w:t>
      </w:r>
    </w:p>
  </w:comment>
  <w:comment w:id="33" w:author="Diogo José Domingues Regateiro" w:date="2015-06-01T11:28:00Z" w:initials="DJDR">
    <w:p w14:paraId="5CDE2A87" w14:textId="77777777" w:rsidR="000C1277" w:rsidRDefault="000C1277">
      <w:pPr>
        <w:pStyle w:val="CommentText"/>
      </w:pPr>
      <w:r>
        <w:rPr>
          <w:rStyle w:val="CommentReference"/>
        </w:rPr>
        <w:annotationRef/>
      </w:r>
      <w:r>
        <w:t>Where is subsection 1.4?</w:t>
      </w:r>
    </w:p>
  </w:comment>
  <w:comment w:id="38" w:author="Diogo José Domingues Regateiro" w:date="2015-06-01T11:29:00Z" w:initials="DJDR">
    <w:p w14:paraId="521262F2" w14:textId="77777777" w:rsidR="000C1277" w:rsidRDefault="000C1277">
      <w:pPr>
        <w:pStyle w:val="CommentText"/>
      </w:pPr>
      <w:r>
        <w:rPr>
          <w:rStyle w:val="CommentReference"/>
        </w:rPr>
        <w:annotationRef/>
      </w:r>
      <w:r>
        <w:t>European begins with the “you” sound, so it is preceded by “a”, not “an”.</w:t>
      </w:r>
    </w:p>
  </w:comment>
  <w:comment w:id="57" w:author="Diogo José Domingues Regateiro" w:date="2015-06-01T11:50:00Z" w:initials="DJDR">
    <w:p w14:paraId="266AB8F4" w14:textId="77777777" w:rsidR="000C1277" w:rsidRDefault="000C1277">
      <w:pPr>
        <w:pStyle w:val="CommentText"/>
      </w:pPr>
      <w:r>
        <w:rPr>
          <w:rStyle w:val="CommentReference"/>
        </w:rPr>
        <w:annotationRef/>
      </w:r>
      <w:r>
        <w:t>!!!!</w:t>
      </w:r>
    </w:p>
  </w:comment>
  <w:comment w:id="65" w:author="Diogo José Domingues Regateiro" w:date="2015-06-01T11:54:00Z" w:initials="DJDR">
    <w:p w14:paraId="674636B7" w14:textId="77777777" w:rsidR="000C1277" w:rsidRDefault="000C1277">
      <w:pPr>
        <w:pStyle w:val="CommentText"/>
      </w:pPr>
      <w:r>
        <w:rPr>
          <w:rStyle w:val="CommentReference"/>
        </w:rPr>
        <w:annotationRef/>
      </w:r>
      <w:r>
        <w:t>Wrong section</w:t>
      </w:r>
    </w:p>
  </w:comment>
  <w:comment w:id="66" w:author="Diogo José Domingues Regateiro" w:date="2015-06-01T11:55:00Z" w:initials="DJDR">
    <w:p w14:paraId="0BADEEAA" w14:textId="77777777" w:rsidR="000C1277" w:rsidRDefault="000C1277">
      <w:pPr>
        <w:pStyle w:val="CommentText"/>
      </w:pPr>
      <w:r>
        <w:rPr>
          <w:rStyle w:val="CommentReference"/>
        </w:rPr>
        <w:annotationRef/>
      </w:r>
      <w:r>
        <w:t>And creating XACML requests?</w:t>
      </w:r>
    </w:p>
  </w:comment>
  <w:comment w:id="68" w:author="Diogo José Domingues Regateiro" w:date="2015-06-01T11:57:00Z" w:initials="DJDR">
    <w:p w14:paraId="2AA99D9E" w14:textId="77777777" w:rsidR="000C1277" w:rsidRDefault="000C1277">
      <w:pPr>
        <w:pStyle w:val="CommentText"/>
      </w:pPr>
      <w:r>
        <w:rPr>
          <w:rStyle w:val="CommentReference"/>
        </w:rPr>
        <w:annotationRef/>
      </w:r>
      <w:r>
        <w:t>Which is used after a comma, otherwise use the word “that”</w:t>
      </w:r>
    </w:p>
  </w:comment>
  <w:comment w:id="79" w:author="Diogo José Domingues Regateiro" w:date="2015-06-01T12:01:00Z" w:initials="DJDR">
    <w:p w14:paraId="4810702B" w14:textId="77777777" w:rsidR="000C1277" w:rsidRDefault="000C1277">
      <w:pPr>
        <w:pStyle w:val="CommentText"/>
      </w:pPr>
      <w:r>
        <w:rPr>
          <w:rStyle w:val="CommentReference"/>
        </w:rPr>
        <w:annotationRef/>
      </w:r>
      <w:r>
        <w:t>Is it the user that wants to enforce the access control?</w:t>
      </w:r>
    </w:p>
  </w:comment>
  <w:comment w:id="80" w:author="Diogo José Domingues Regateiro" w:date="2015-06-01T12:03:00Z" w:initials="DJDR">
    <w:p w14:paraId="39ABFD2F" w14:textId="77777777" w:rsidR="000C1277" w:rsidRDefault="000C1277">
      <w:pPr>
        <w:pStyle w:val="CommentText"/>
      </w:pPr>
      <w:r>
        <w:rPr>
          <w:rStyle w:val="CommentReference"/>
        </w:rPr>
        <w:annotationRef/>
      </w:r>
      <w:r>
        <w:t>“Therefore” means that you are going to make a point using some fact presented before. You are justifying it in the same sentence.</w:t>
      </w:r>
    </w:p>
  </w:comment>
  <w:comment w:id="83" w:author="Diogo José Domingues Regateiro" w:date="2015-06-01T12:05:00Z" w:initials="DJDR">
    <w:p w14:paraId="161CCC91" w14:textId="77777777" w:rsidR="000C1277" w:rsidRDefault="000C1277">
      <w:pPr>
        <w:pStyle w:val="CommentText"/>
      </w:pPr>
      <w:r>
        <w:rPr>
          <w:rStyle w:val="CommentReference"/>
        </w:rPr>
        <w:annotationRef/>
      </w:r>
      <w:r>
        <w:t>Making requests that are an accurate representation of actual requests? For what purpose? Testing? It is not specified.</w:t>
      </w:r>
    </w:p>
  </w:comment>
  <w:comment w:id="85" w:author="Diogo José Domingues Regateiro" w:date="2015-06-01T12:10:00Z" w:initials="DJDR">
    <w:p w14:paraId="69E09E01" w14:textId="756E18AB" w:rsidR="000C1277" w:rsidRDefault="000C1277">
      <w:pPr>
        <w:pStyle w:val="CommentText"/>
      </w:pPr>
      <w:r>
        <w:rPr>
          <w:rStyle w:val="CommentReference"/>
        </w:rPr>
        <w:annotationRef/>
      </w:r>
      <w:r>
        <w:t>You mean a remote system? Because if not the first solution is also allowed what you are saying here.</w:t>
      </w:r>
    </w:p>
  </w:comment>
  <w:comment w:id="100" w:author="Diogo José Domingues Regateiro" w:date="2015-06-01T12:01:00Z" w:initials="DJDR">
    <w:p w14:paraId="691A8991" w14:textId="77777777" w:rsidR="000C1277" w:rsidRDefault="000C1277">
      <w:pPr>
        <w:pStyle w:val="CommentText"/>
      </w:pPr>
      <w:r>
        <w:rPr>
          <w:rStyle w:val="CommentReference"/>
        </w:rPr>
        <w:annotationRef/>
      </w:r>
      <w:r>
        <w:t>!!!!!!!</w:t>
      </w:r>
    </w:p>
  </w:comment>
  <w:comment w:id="112" w:author="Diogo José Domingues Regateiro" w:date="2015-06-01T14:33:00Z" w:initials="DJDR">
    <w:p w14:paraId="225039AB" w14:textId="0B59FC5B" w:rsidR="000C1277" w:rsidRDefault="000C1277">
      <w:pPr>
        <w:pStyle w:val="CommentText"/>
      </w:pPr>
      <w:r>
        <w:rPr>
          <w:rStyle w:val="CommentReference"/>
        </w:rPr>
        <w:annotationRef/>
      </w:r>
      <w:r>
        <w:t>I think this is an unnecessary flourishing.</w:t>
      </w:r>
    </w:p>
  </w:comment>
  <w:comment w:id="154" w:author="Diogo José Domingues Regateiro" w:date="2015-06-01T15:24:00Z" w:initials="DJDR">
    <w:p w14:paraId="72B25D6E" w14:textId="163E1397" w:rsidR="000C1277" w:rsidRDefault="000C1277">
      <w:pPr>
        <w:pStyle w:val="CommentText"/>
      </w:pPr>
      <w:r>
        <w:rPr>
          <w:rStyle w:val="CommentReference"/>
        </w:rPr>
        <w:annotationRef/>
      </w:r>
      <w:r>
        <w:t xml:space="preserve">Review this sentence, it doesn’t make sense </w:t>
      </w:r>
    </w:p>
  </w:comment>
  <w:comment w:id="168" w:author="Diogo José Domingues Regateiro" w:date="2015-06-03T17:12:00Z" w:initials="DJDR">
    <w:p w14:paraId="13D2A5B1" w14:textId="0A493F00" w:rsidR="000C1277" w:rsidRDefault="000C1277">
      <w:pPr>
        <w:pStyle w:val="CommentText"/>
      </w:pPr>
      <w:r>
        <w:rPr>
          <w:rStyle w:val="CommentReference"/>
        </w:rPr>
        <w:annotationRef/>
      </w:r>
      <w:r>
        <w:t>Where? In this subsection? It is not clear.</w:t>
      </w:r>
    </w:p>
  </w:comment>
  <w:comment w:id="170" w:author="Diogo José Domingues Regateiro" w:date="2015-06-01T15:55:00Z" w:initials="DJDR">
    <w:p w14:paraId="65BADBC0" w14:textId="7C3376E2" w:rsidR="000C1277" w:rsidRDefault="000C1277">
      <w:pPr>
        <w:pStyle w:val="CommentText"/>
      </w:pPr>
      <w:r>
        <w:rPr>
          <w:rStyle w:val="CommentReference"/>
        </w:rPr>
        <w:annotationRef/>
      </w:r>
      <w:r>
        <w:t>Do you mean permission to access resources?</w:t>
      </w:r>
    </w:p>
  </w:comment>
  <w:comment w:id="194" w:author="Diogo José Domingues Regateiro" w:date="2015-06-01T16:20:00Z" w:initials="DJDR">
    <w:p w14:paraId="4C4BB87C" w14:textId="6E617F72" w:rsidR="000C1277" w:rsidRDefault="000C1277">
      <w:pPr>
        <w:pStyle w:val="CommentText"/>
      </w:pPr>
      <w:r>
        <w:rPr>
          <w:rStyle w:val="CommentReference"/>
        </w:rPr>
        <w:annotationRef/>
      </w:r>
      <w:r>
        <w:t>This might be better to be rephrased. Avoid reusing the same word, such as “condition” more than once in the same sentence.</w:t>
      </w:r>
    </w:p>
  </w:comment>
  <w:comment w:id="195" w:author="Diogo José Domingues Regateiro" w:date="2015-06-01T16:23:00Z" w:initials="DJDR">
    <w:p w14:paraId="5EF3594A" w14:textId="0690F9EA" w:rsidR="000C1277" w:rsidRDefault="000C1277">
      <w:pPr>
        <w:pStyle w:val="CommentText"/>
      </w:pPr>
      <w:r>
        <w:rPr>
          <w:rStyle w:val="CommentReference"/>
        </w:rPr>
        <w:annotationRef/>
      </w:r>
      <w:r>
        <w:t>Because… because…, needs rephrasing.</w:t>
      </w:r>
    </w:p>
  </w:comment>
  <w:comment w:id="240" w:author="Diogo José Domingues Regateiro" w:date="2015-06-03T17:15:00Z" w:initials="DJDR">
    <w:p w14:paraId="2D6317E0" w14:textId="1644BD5C" w:rsidR="000C1277" w:rsidRDefault="000C1277">
      <w:pPr>
        <w:pStyle w:val="CommentText"/>
      </w:pPr>
      <w:r>
        <w:rPr>
          <w:rStyle w:val="CommentReference"/>
        </w:rPr>
        <w:annotationRef/>
      </w:r>
      <w:r>
        <w:t>Like you say, this is hard to read. Most readers will just skip this over. Try to make it more readable if possible.</w:t>
      </w:r>
    </w:p>
  </w:comment>
  <w:comment w:id="273" w:author="Diogo José Domingues Regateiro" w:date="2015-06-01T17:02:00Z" w:initials="DJDR">
    <w:p w14:paraId="3EDDABD8" w14:textId="145AC8E3" w:rsidR="000C1277" w:rsidRDefault="000C1277">
      <w:pPr>
        <w:pStyle w:val="CommentText"/>
      </w:pPr>
      <w:r>
        <w:rPr>
          <w:rStyle w:val="CommentReference"/>
        </w:rPr>
        <w:annotationRef/>
      </w:r>
      <w:r>
        <w:t>Different from what?</w:t>
      </w:r>
    </w:p>
  </w:comment>
  <w:comment w:id="278" w:author="Diogo José Domingues Regateiro" w:date="2015-06-01T17:14:00Z" w:initials="DJDR">
    <w:p w14:paraId="715E5939" w14:textId="7882ED66" w:rsidR="000C1277" w:rsidRDefault="000C1277">
      <w:pPr>
        <w:pStyle w:val="CommentText"/>
      </w:pPr>
      <w:r>
        <w:rPr>
          <w:rStyle w:val="CommentReference"/>
        </w:rPr>
        <w:annotationRef/>
      </w:r>
      <w:r>
        <w:t>Rephrase this sentence, it is hard to understand.</w:t>
      </w:r>
    </w:p>
  </w:comment>
  <w:comment w:id="291" w:author="Diogo José Domingues Regateiro" w:date="2015-06-01T17:21:00Z" w:initials="DJDR">
    <w:p w14:paraId="5C5C6B29" w14:textId="6E6E27E2" w:rsidR="000C1277" w:rsidRDefault="000C1277">
      <w:pPr>
        <w:pStyle w:val="CommentText"/>
      </w:pPr>
      <w:r>
        <w:rPr>
          <w:rStyle w:val="CommentReference"/>
        </w:rPr>
        <w:annotationRef/>
      </w:r>
      <w:r>
        <w:t>An implementation can’t be solved.</w:t>
      </w:r>
    </w:p>
  </w:comment>
  <w:comment w:id="301" w:author="Diogo José Domingues Regateiro" w:date="2015-06-01T17:36:00Z" w:initials="DJDR">
    <w:p w14:paraId="0CB46B66" w14:textId="5B548F88" w:rsidR="000C1277" w:rsidRDefault="000C1277">
      <w:pPr>
        <w:pStyle w:val="CommentText"/>
      </w:pPr>
      <w:r>
        <w:rPr>
          <w:rStyle w:val="CommentReference"/>
        </w:rPr>
        <w:annotationRef/>
      </w:r>
      <w:r>
        <w:t>Are applications the 5</w:t>
      </w:r>
      <w:r w:rsidRPr="004A4FD1">
        <w:rPr>
          <w:vertAlign w:val="superscript"/>
        </w:rPr>
        <w:t>th</w:t>
      </w:r>
      <w:r>
        <w:t xml:space="preserve"> layer? It is not explicitly stated what the 5</w:t>
      </w:r>
      <w:r w:rsidRPr="004A4FD1">
        <w:rPr>
          <w:vertAlign w:val="superscript"/>
        </w:rPr>
        <w:t>th</w:t>
      </w:r>
      <w:r>
        <w:t xml:space="preserve"> layer is. </w:t>
      </w:r>
    </w:p>
  </w:comment>
  <w:comment w:id="303" w:author="Diogo José Domingues Regateiro" w:date="2015-06-01T17:39:00Z" w:initials="DJDR">
    <w:p w14:paraId="74A8C0FA" w14:textId="3E5EFDE3" w:rsidR="000C1277" w:rsidRDefault="000C1277">
      <w:pPr>
        <w:pStyle w:val="CommentText"/>
      </w:pPr>
      <w:r>
        <w:rPr>
          <w:rStyle w:val="CommentReference"/>
        </w:rPr>
        <w:annotationRef/>
      </w:r>
      <w:r>
        <w:t>Repeated</w:t>
      </w:r>
    </w:p>
  </w:comment>
  <w:comment w:id="326" w:author="Diogo José Domingues Regateiro" w:date="2015-06-02T10:46:00Z" w:initials="DJDR">
    <w:p w14:paraId="7CA2CC29" w14:textId="2737FE2C" w:rsidR="000C1277" w:rsidRDefault="000C1277">
      <w:pPr>
        <w:pStyle w:val="CommentText"/>
      </w:pPr>
      <w:r>
        <w:rPr>
          <w:rStyle w:val="CommentReference"/>
        </w:rPr>
        <w:annotationRef/>
      </w:r>
      <w:r>
        <w:t>Just the type? What type?</w:t>
      </w:r>
    </w:p>
  </w:comment>
  <w:comment w:id="327" w:author="Diogo José Domingues Regateiro" w:date="2015-06-02T10:47:00Z" w:initials="DJDR">
    <w:p w14:paraId="2A1EAC10" w14:textId="0EB725BD" w:rsidR="000C1277" w:rsidRDefault="000C1277">
      <w:pPr>
        <w:pStyle w:val="CommentText"/>
      </w:pPr>
      <w:r>
        <w:rPr>
          <w:rStyle w:val="CommentReference"/>
        </w:rPr>
        <w:annotationRef/>
      </w:r>
      <w:r>
        <w:t>Methods is repeated</w:t>
      </w:r>
    </w:p>
  </w:comment>
  <w:comment w:id="328" w:author="Diogo José Domingues Regateiro" w:date="2015-06-02T10:53:00Z" w:initials="DJDR">
    <w:p w14:paraId="2728BFDA" w14:textId="0C5FEC1B" w:rsidR="000C1277" w:rsidRDefault="000C1277">
      <w:pPr>
        <w:pStyle w:val="CommentText"/>
      </w:pPr>
      <w:r>
        <w:rPr>
          <w:rStyle w:val="CommentReference"/>
        </w:rPr>
        <w:annotationRef/>
      </w:r>
      <w:r>
        <w:t>Is this right?</w:t>
      </w:r>
    </w:p>
  </w:comment>
  <w:comment w:id="338" w:author="Diogo José Domingues Regateiro" w:date="2015-06-02T10:56:00Z" w:initials="DJDR">
    <w:p w14:paraId="1B239DBA" w14:textId="0936B3AC" w:rsidR="000C1277" w:rsidRDefault="000C1277">
      <w:pPr>
        <w:pStyle w:val="CommentText"/>
      </w:pPr>
      <w:r>
        <w:rPr>
          <w:rStyle w:val="CommentReference"/>
        </w:rPr>
        <w:annotationRef/>
      </w:r>
      <w:r>
        <w:t>Inconsistence of velocity? I don’t see the connection to variability.</w:t>
      </w:r>
    </w:p>
  </w:comment>
  <w:comment w:id="351" w:author="Diogo José Domingues Regateiro" w:date="2015-06-02T11:04:00Z" w:initials="DJDR">
    <w:p w14:paraId="14A94742" w14:textId="0843F6CC" w:rsidR="000C1277" w:rsidRDefault="000C1277">
      <w:pPr>
        <w:pStyle w:val="CommentText"/>
      </w:pPr>
      <w:r>
        <w:rPr>
          <w:rStyle w:val="CommentReference"/>
        </w:rPr>
        <w:annotationRef/>
      </w:r>
      <w:r>
        <w:t>What dimensions?</w:t>
      </w:r>
    </w:p>
  </w:comment>
  <w:comment w:id="364" w:author="Diogo José Domingues Regateiro" w:date="2015-06-02T11:11:00Z" w:initials="DJDR">
    <w:p w14:paraId="7766D6E3" w14:textId="642350B7" w:rsidR="000C1277" w:rsidRDefault="000C1277">
      <w:pPr>
        <w:pStyle w:val="CommentText"/>
      </w:pPr>
      <w:r>
        <w:rPr>
          <w:rStyle w:val="CommentReference"/>
        </w:rPr>
        <w:annotationRef/>
      </w:r>
      <w:r>
        <w:t>This is not the meaning of the ACID acronym!!!!!!!!</w:t>
      </w:r>
    </w:p>
  </w:comment>
  <w:comment w:id="365" w:author="Diogo José Domingues Regateiro" w:date="2015-06-02T11:14:00Z" w:initials="DJDR">
    <w:p w14:paraId="39DC5B6A" w14:textId="3A9A00A1" w:rsidR="000C1277" w:rsidRDefault="000C1277">
      <w:pPr>
        <w:pStyle w:val="CommentText"/>
      </w:pPr>
      <w:r>
        <w:rPr>
          <w:rStyle w:val="CommentReference"/>
        </w:rPr>
        <w:annotationRef/>
      </w:r>
      <w:r>
        <w:t>This formatting is different from when the 5 Vs of Big Data were detailed… I would recommend some consistency.</w:t>
      </w:r>
    </w:p>
  </w:comment>
  <w:comment w:id="383" w:author="Diogo José Domingues Regateiro" w:date="2015-06-02T11:33:00Z" w:initials="DJDR">
    <w:p w14:paraId="5BB4B701" w14:textId="77777777" w:rsidR="000C1277" w:rsidRDefault="000C1277" w:rsidP="00C04C3A">
      <w:pPr>
        <w:pStyle w:val="CommentText"/>
      </w:pPr>
      <w:r>
        <w:rPr>
          <w:rStyle w:val="CommentReference"/>
        </w:rPr>
        <w:annotationRef/>
      </w:r>
      <w:r>
        <w:t>You mean to reliably store large amount of data? If that is the case I’ve moved the word.</w:t>
      </w:r>
    </w:p>
  </w:comment>
  <w:comment w:id="386" w:author="Diogo José Domingues Regateiro" w:date="2015-06-02T11:33:00Z" w:initials="DJDR">
    <w:p w14:paraId="4E54A948" w14:textId="1F35BCE6" w:rsidR="000C1277" w:rsidRDefault="000C1277">
      <w:pPr>
        <w:pStyle w:val="CommentText"/>
      </w:pPr>
      <w:r>
        <w:rPr>
          <w:rStyle w:val="CommentReference"/>
        </w:rPr>
        <w:annotationRef/>
      </w:r>
      <w:r>
        <w:t>You mean to reliably store large amount of data? If that is the case I’ve moved the word.</w:t>
      </w:r>
    </w:p>
  </w:comment>
  <w:comment w:id="397" w:author="Diogo José Domingues Regateiro" w:date="2015-06-02T13:52:00Z" w:initials="DJDR">
    <w:p w14:paraId="5FE9781D" w14:textId="312F1C3D" w:rsidR="000C1277" w:rsidRDefault="000C1277">
      <w:pPr>
        <w:pStyle w:val="CommentText"/>
      </w:pPr>
      <w:r>
        <w:rPr>
          <w:rStyle w:val="CommentReference"/>
        </w:rPr>
        <w:annotationRef/>
      </w:r>
      <w:r>
        <w:t>The data can run?</w:t>
      </w:r>
    </w:p>
  </w:comment>
  <w:comment w:id="403" w:author="Diogo José Domingues Regateiro" w:date="2015-06-02T14:02:00Z" w:initials="DJDR">
    <w:p w14:paraId="1726F120" w14:textId="6C0A5566" w:rsidR="000C1277" w:rsidRDefault="000C1277">
      <w:pPr>
        <w:pStyle w:val="CommentText"/>
      </w:pPr>
      <w:r>
        <w:rPr>
          <w:rStyle w:val="CommentReference"/>
        </w:rPr>
        <w:annotationRef/>
      </w:r>
      <w:r>
        <w:t>Of open source what?</w:t>
      </w:r>
    </w:p>
  </w:comment>
  <w:comment w:id="412" w:author="Diogo José Domingues Regateiro" w:date="2015-06-02T14:17:00Z" w:initials="DJDR">
    <w:p w14:paraId="02AFF0C1" w14:textId="4D8CAEFD" w:rsidR="000C1277" w:rsidRDefault="000C1277">
      <w:pPr>
        <w:pStyle w:val="CommentText"/>
      </w:pPr>
      <w:r>
        <w:rPr>
          <w:rStyle w:val="CommentReference"/>
        </w:rPr>
        <w:annotationRef/>
      </w:r>
      <w:r>
        <w:t>Organized… organized, needs rephrasing</w:t>
      </w:r>
    </w:p>
  </w:comment>
  <w:comment w:id="429" w:author="Diogo José Domingues Regateiro" w:date="2015-06-02T14:31:00Z" w:initials="DJDR">
    <w:p w14:paraId="1BE4C787" w14:textId="1286FF17" w:rsidR="000C1277" w:rsidRPr="002B4B4E" w:rsidRDefault="000C1277">
      <w:pPr>
        <w:pStyle w:val="CommentText"/>
      </w:pPr>
      <w:r>
        <w:rPr>
          <w:rStyle w:val="CommentReference"/>
        </w:rPr>
        <w:annotationRef/>
      </w:r>
      <w:r>
        <w:t>Graph databases are very different from RELATIONAL databases because they also have relations???? This should be rephrased. The way you put it you’re saying that they share relations, thus they are not that different.</w:t>
      </w:r>
    </w:p>
  </w:comment>
  <w:comment w:id="487" w:author="Diogo José Domingues Regateiro" w:date="2015-06-02T15:30:00Z" w:initials="DJDR">
    <w:p w14:paraId="5ABD4925" w14:textId="2DF14BA8" w:rsidR="000C1277" w:rsidRDefault="000C1277">
      <w:pPr>
        <w:pStyle w:val="CommentText"/>
      </w:pPr>
      <w:r>
        <w:rPr>
          <w:rStyle w:val="CommentReference"/>
        </w:rPr>
        <w:annotationRef/>
      </w:r>
      <w:r>
        <w:t>Live? Or Life?</w:t>
      </w:r>
    </w:p>
  </w:comment>
  <w:comment w:id="492" w:author="Diogo José Domingues Regateiro" w:date="2015-06-02T15:31:00Z" w:initials="DJDR">
    <w:p w14:paraId="11FECAEF" w14:textId="229B7CD8" w:rsidR="000C1277" w:rsidRDefault="000C1277">
      <w:pPr>
        <w:pStyle w:val="CommentText"/>
      </w:pPr>
      <w:r>
        <w:rPr>
          <w:rStyle w:val="CommentReference"/>
        </w:rPr>
        <w:annotationRef/>
      </w:r>
      <w:r>
        <w:t>!!!!!!!!!!!!!!</w:t>
      </w:r>
    </w:p>
  </w:comment>
  <w:comment w:id="499" w:author="Diogo José Domingues Regateiro" w:date="2015-06-03T16:55:00Z" w:initials="DJDR">
    <w:p w14:paraId="37830C1B" w14:textId="585C15CB" w:rsidR="000C1277" w:rsidRDefault="000C1277">
      <w:pPr>
        <w:pStyle w:val="CommentText"/>
      </w:pPr>
      <w:r>
        <w:rPr>
          <w:rStyle w:val="CommentReference"/>
        </w:rPr>
        <w:annotationRef/>
      </w:r>
      <w:r>
        <w:t>Perhaps a small summary at the end of each main chapter discussing what was presented wouldn’t hurt.</w:t>
      </w:r>
    </w:p>
  </w:comment>
  <w:comment w:id="500" w:author="Diogo José Domingues Regateiro" w:date="2015-06-02T15:34:00Z" w:initials="DJDR">
    <w:p w14:paraId="69BC9602" w14:textId="0D151813" w:rsidR="000C1277" w:rsidRDefault="000C1277">
      <w:pPr>
        <w:pStyle w:val="CommentText"/>
      </w:pPr>
      <w:r>
        <w:rPr>
          <w:rStyle w:val="CommentReference"/>
        </w:rPr>
        <w:annotationRef/>
      </w:r>
      <w:r>
        <w:t>!!!!!!!!!!!!!!!!!</w:t>
      </w:r>
    </w:p>
  </w:comment>
  <w:comment w:id="529" w:author="Diogo José Domingues Regateiro" w:date="2015-06-02T16:04:00Z" w:initials="DJDR">
    <w:p w14:paraId="69035423" w14:textId="05FFBECC" w:rsidR="000C1277" w:rsidRDefault="000C1277">
      <w:pPr>
        <w:pStyle w:val="CommentText"/>
      </w:pPr>
      <w:r>
        <w:rPr>
          <w:rStyle w:val="CommentReference"/>
        </w:rPr>
        <w:annotationRef/>
      </w:r>
      <w:r>
        <w:t>You mean the policies processing functionality? It is a bit unclear.</w:t>
      </w:r>
    </w:p>
  </w:comment>
  <w:comment w:id="531" w:author="Diogo José Domingues Regateiro" w:date="2015-06-02T16:06:00Z" w:initials="DJDR">
    <w:p w14:paraId="2ACA2695" w14:textId="26F22927" w:rsidR="000C1277" w:rsidRDefault="000C1277">
      <w:pPr>
        <w:pStyle w:val="CommentText"/>
      </w:pPr>
      <w:r>
        <w:rPr>
          <w:rStyle w:val="CommentReference"/>
        </w:rPr>
        <w:annotationRef/>
      </w:r>
      <w:r>
        <w:t>Implemented manually?</w:t>
      </w:r>
    </w:p>
  </w:comment>
  <w:comment w:id="536" w:author="Diogo José Domingues Regateiro" w:date="2015-06-02T16:12:00Z" w:initials="DJDR">
    <w:p w14:paraId="00D3AB12" w14:textId="5DF065E2" w:rsidR="000C1277" w:rsidRDefault="000C1277">
      <w:pPr>
        <w:pStyle w:val="CommentText"/>
      </w:pPr>
      <w:r>
        <w:rPr>
          <w:rStyle w:val="CommentReference"/>
        </w:rPr>
        <w:annotationRef/>
      </w:r>
      <w:r>
        <w:t>A subset of simpler functionalities was what? You started the sentence with “instead of” but you don’t finish the point.</w:t>
      </w:r>
    </w:p>
  </w:comment>
  <w:comment w:id="549" w:author="Diogo José Domingues Regateiro" w:date="2015-06-02T16:24:00Z" w:initials="DJDR">
    <w:p w14:paraId="3AE4EA4A" w14:textId="46C34AC7" w:rsidR="000C1277" w:rsidRDefault="000C1277">
      <w:pPr>
        <w:pStyle w:val="CommentText"/>
      </w:pPr>
      <w:r>
        <w:rPr>
          <w:rStyle w:val="CommentReference"/>
        </w:rPr>
        <w:annotationRef/>
      </w:r>
      <w:r>
        <w:t>I don’t understand</w:t>
      </w:r>
    </w:p>
  </w:comment>
  <w:comment w:id="565" w:author="Diogo José Domingues Regateiro" w:date="2015-06-02T16:29:00Z" w:initials="DJDR">
    <w:p w14:paraId="157CC5D7" w14:textId="17788133" w:rsidR="000C1277" w:rsidRDefault="000C1277">
      <w:pPr>
        <w:pStyle w:val="CommentText"/>
      </w:pPr>
      <w:r>
        <w:rPr>
          <w:rStyle w:val="CommentReference"/>
        </w:rPr>
        <w:annotationRef/>
      </w:r>
      <w:r>
        <w:t>Try to avoid “and… and… and…” Use commas to list something and finish with a “and”.</w:t>
      </w:r>
    </w:p>
  </w:comment>
  <w:comment w:id="580" w:author="Diogo José Domingues Regateiro" w:date="2015-06-02T16:41:00Z" w:initials="DJDR">
    <w:p w14:paraId="0C22A2C6" w14:textId="5C333F68" w:rsidR="000C1277" w:rsidRDefault="000C1277">
      <w:pPr>
        <w:pStyle w:val="CommentText"/>
      </w:pPr>
      <w:r>
        <w:rPr>
          <w:rStyle w:val="CommentReference"/>
        </w:rPr>
        <w:annotationRef/>
      </w:r>
      <w:r>
        <w:t>Is this the intended idea?</w:t>
      </w:r>
    </w:p>
  </w:comment>
  <w:comment w:id="599" w:author="Diogo José Domingues Regateiro" w:date="2015-06-02T17:02:00Z" w:initials="DJDR">
    <w:p w14:paraId="4D234426" w14:textId="0B738192" w:rsidR="000C1277" w:rsidRDefault="000C1277">
      <w:pPr>
        <w:pStyle w:val="CommentText"/>
      </w:pPr>
      <w:r>
        <w:rPr>
          <w:rStyle w:val="CommentReference"/>
        </w:rPr>
        <w:annotationRef/>
      </w:r>
      <w:r>
        <w:t>The colour’s meaning should be specified here I think, even if it is said later.</w:t>
      </w:r>
    </w:p>
  </w:comment>
  <w:comment w:id="611" w:author="Diogo José Domingues Regateiro" w:date="2015-06-02T17:34:00Z" w:initials="DJDR">
    <w:p w14:paraId="10CC491A" w14:textId="5EBBA7CB" w:rsidR="000C1277" w:rsidRDefault="000C1277">
      <w:pPr>
        <w:pStyle w:val="CommentText"/>
      </w:pPr>
      <w:r>
        <w:rPr>
          <w:rStyle w:val="CommentReference"/>
        </w:rPr>
        <w:annotationRef/>
      </w:r>
      <w:r>
        <w:t>!!!!!!!!!!!!!!!!</w:t>
      </w:r>
    </w:p>
  </w:comment>
  <w:comment w:id="627" w:author="Diogo José Domingues Regateiro" w:date="2015-06-02T17:46:00Z" w:initials="DJDR">
    <w:p w14:paraId="5AC023F9" w14:textId="25685BFC" w:rsidR="000C1277" w:rsidRDefault="000C1277">
      <w:pPr>
        <w:pStyle w:val="CommentText"/>
      </w:pPr>
      <w:r>
        <w:rPr>
          <w:rStyle w:val="CommentReference"/>
        </w:rPr>
        <w:annotationRef/>
      </w:r>
      <w:r>
        <w:t>Do you meant SHA-1?</w:t>
      </w:r>
    </w:p>
  </w:comment>
  <w:comment w:id="628" w:author="Diogo José Domingues Regateiro" w:date="2015-06-02T17:47:00Z" w:initials="DJDR">
    <w:p w14:paraId="49153504" w14:textId="4EBCA6FB" w:rsidR="000C1277" w:rsidRDefault="000C1277">
      <w:pPr>
        <w:pStyle w:val="CommentText"/>
      </w:pPr>
      <w:r>
        <w:rPr>
          <w:rStyle w:val="CommentReference"/>
        </w:rPr>
        <w:annotationRef/>
      </w:r>
      <w:r>
        <w:t>Not entirely true. Hash algorithms can produce the same result with two different inputs, even though it can be highly unlikely depending on the algorithm used.</w:t>
      </w:r>
    </w:p>
  </w:comment>
  <w:comment w:id="631" w:author="Diogo José Domingues Regateiro" w:date="2015-06-02T17:51:00Z" w:initials="DJDR">
    <w:p w14:paraId="365EB8AA" w14:textId="20D5D8D4" w:rsidR="000C1277" w:rsidRDefault="000C1277">
      <w:pPr>
        <w:pStyle w:val="CommentText"/>
      </w:pPr>
      <w:r>
        <w:rPr>
          <w:rStyle w:val="CommentReference"/>
        </w:rPr>
        <w:annotationRef/>
      </w:r>
      <w:r>
        <w:t>Something is missing here</w:t>
      </w:r>
    </w:p>
  </w:comment>
  <w:comment w:id="634" w:author="Diogo José Domingues Regateiro" w:date="2015-06-03T10:13:00Z" w:initials="DJDR">
    <w:p w14:paraId="5D533D1C" w14:textId="67E38740" w:rsidR="000C1277" w:rsidRDefault="000C1277">
      <w:pPr>
        <w:pStyle w:val="CommentText"/>
      </w:pPr>
      <w:r>
        <w:rPr>
          <w:rStyle w:val="CommentReference"/>
        </w:rPr>
        <w:annotationRef/>
      </w:r>
      <w:r>
        <w:t>What tables? You just mentioned the environment. Pronouns are only useful if the read knows what they refer to.</w:t>
      </w:r>
    </w:p>
  </w:comment>
  <w:comment w:id="670" w:author="Diogo José Domingues Regateiro" w:date="2015-06-03T14:18:00Z" w:initials="DJDR">
    <w:p w14:paraId="43F53EDD" w14:textId="58DE3C12" w:rsidR="000C1277" w:rsidRDefault="000C1277">
      <w:pPr>
        <w:pStyle w:val="CommentText"/>
      </w:pPr>
      <w:r>
        <w:rPr>
          <w:rStyle w:val="CommentReference"/>
        </w:rPr>
        <w:annotationRef/>
      </w:r>
      <w:r>
        <w:t>How?</w:t>
      </w:r>
    </w:p>
  </w:comment>
  <w:comment w:id="683" w:author="Diogo José Domingues Regateiro" w:date="2015-06-03T14:24:00Z" w:initials="DJDR">
    <w:p w14:paraId="257CB9C0" w14:textId="4665DA10" w:rsidR="000C1277" w:rsidRDefault="000C1277">
      <w:pPr>
        <w:pStyle w:val="CommentText"/>
      </w:pPr>
      <w:r>
        <w:rPr>
          <w:rStyle w:val="CommentReference"/>
        </w:rPr>
        <w:annotationRef/>
      </w:r>
      <w:r>
        <w:t>As opposed to?</w:t>
      </w:r>
    </w:p>
  </w:comment>
  <w:comment w:id="698" w:author="Diogo José Domingues Regateiro" w:date="2015-06-03T14:37:00Z" w:initials="DJDR">
    <w:p w14:paraId="4DAC4752" w14:textId="579140D8" w:rsidR="000C1277" w:rsidRDefault="000C1277">
      <w:pPr>
        <w:pStyle w:val="CommentText"/>
      </w:pPr>
      <w:r>
        <w:rPr>
          <w:rStyle w:val="CommentReference"/>
        </w:rPr>
        <w:annotationRef/>
      </w:r>
      <w:r>
        <w:t>You mean the architecture?</w:t>
      </w:r>
    </w:p>
  </w:comment>
  <w:comment w:id="704" w:author="Diogo José Domingues Regateiro" w:date="2015-06-03T14:41:00Z" w:initials="DJDR">
    <w:p w14:paraId="63A33246" w14:textId="163DEE06" w:rsidR="000C1277" w:rsidRDefault="000C1277">
      <w:pPr>
        <w:pStyle w:val="CommentText"/>
      </w:pPr>
      <w:r>
        <w:rPr>
          <w:rStyle w:val="CommentReference"/>
        </w:rPr>
        <w:annotationRef/>
      </w:r>
      <w:r>
        <w:t>Deployed is a better term maybe?</w:t>
      </w:r>
    </w:p>
  </w:comment>
  <w:comment w:id="717" w:author="Diogo José Domingues Regateiro" w:date="2015-06-03T14:43:00Z" w:initials="DJDR">
    <w:p w14:paraId="240D3E98" w14:textId="135AF271" w:rsidR="000C1277" w:rsidRDefault="000C1277">
      <w:pPr>
        <w:pStyle w:val="CommentText"/>
      </w:pPr>
      <w:r>
        <w:rPr>
          <w:rStyle w:val="CommentReference"/>
        </w:rPr>
        <w:annotationRef/>
      </w:r>
      <w:r>
        <w:t>More precisely what?</w:t>
      </w:r>
    </w:p>
  </w:comment>
  <w:comment w:id="787" w:author="Diogo José Domingues Regateiro" w:date="2015-06-03T15:12:00Z" w:initials="DJDR">
    <w:p w14:paraId="26747459" w14:textId="41F9A08A" w:rsidR="000C1277" w:rsidRDefault="000C1277">
      <w:pPr>
        <w:pStyle w:val="CommentText"/>
      </w:pPr>
      <w:r>
        <w:rPr>
          <w:rStyle w:val="CommentReference"/>
        </w:rPr>
        <w:annotationRef/>
      </w:r>
      <w:r>
        <w:t>Some examples?</w:t>
      </w:r>
    </w:p>
  </w:comment>
  <w:comment w:id="821" w:author="Diogo José Domingues Regateiro" w:date="2015-06-03T15:22:00Z" w:initials="DJDR">
    <w:p w14:paraId="6C664EEE" w14:textId="3F3573B9" w:rsidR="000C1277" w:rsidRDefault="000C1277">
      <w:pPr>
        <w:pStyle w:val="CommentText"/>
      </w:pPr>
      <w:r>
        <w:rPr>
          <w:rStyle w:val="CommentReference"/>
        </w:rPr>
        <w:annotationRef/>
      </w:r>
      <w:r>
        <w:t>Careful with verbal tense changes in the middle of a sentence.</w:t>
      </w:r>
    </w:p>
  </w:comment>
  <w:comment w:id="870" w:author="Diogo José Domingues Regateiro" w:date="2015-06-03T15:52:00Z" w:initials="DJDR">
    <w:p w14:paraId="52D3059D" w14:textId="63BF5E78" w:rsidR="000C1277" w:rsidRDefault="000C1277">
      <w:pPr>
        <w:pStyle w:val="CommentText"/>
      </w:pPr>
      <w:r>
        <w:rPr>
          <w:rStyle w:val="CommentReference"/>
        </w:rPr>
        <w:annotationRef/>
      </w:r>
      <w:r>
        <w:t>And?</w:t>
      </w:r>
    </w:p>
  </w:comment>
  <w:comment w:id="899" w:author="Diogo José Domingues Regateiro" w:date="2015-06-03T16:42:00Z" w:initials="DJDR">
    <w:p w14:paraId="6B4ED17E" w14:textId="15D2DCF5" w:rsidR="000C1277" w:rsidRDefault="000C1277">
      <w:pPr>
        <w:pStyle w:val="CommentText"/>
      </w:pPr>
      <w:r>
        <w:rPr>
          <w:rStyle w:val="CommentReference"/>
        </w:rPr>
        <w:annotationRef/>
      </w:r>
      <w:r>
        <w:t>Access control implemented by encryption?</w:t>
      </w:r>
    </w:p>
  </w:comment>
  <w:comment w:id="918" w:author="Diogo José Domingues Regateiro" w:date="2015-06-03T16:50:00Z" w:initials="DJDR">
    <w:p w14:paraId="70A60A4A" w14:textId="2638FAD3" w:rsidR="000C1277" w:rsidRDefault="000C1277">
      <w:pPr>
        <w:pStyle w:val="CommentText"/>
      </w:pPr>
      <w:r>
        <w:rPr>
          <w:rStyle w:val="CommentReference"/>
        </w:rPr>
        <w:annotationRef/>
      </w:r>
      <w:r>
        <w:t>This doesn’t make sense. Do you mean when? Which?</w:t>
      </w:r>
    </w:p>
  </w:comment>
  <w:comment w:id="925" w:author="Diogo José Domingues Regateiro" w:date="2015-06-03T16:52:00Z" w:initials="DJDR">
    <w:p w14:paraId="05EA34BD" w14:textId="0C276E1B" w:rsidR="000C1277" w:rsidRDefault="000C1277">
      <w:pPr>
        <w:pStyle w:val="CommentText"/>
      </w:pPr>
      <w:r>
        <w:rPr>
          <w:rStyle w:val="CommentReference"/>
        </w:rPr>
        <w:annotationRef/>
      </w:r>
      <w:r>
        <w:t>What offers?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BA15E2" w15:done="0"/>
  <w15:commentEx w15:paraId="40E6447C" w15:done="0"/>
  <w15:commentEx w15:paraId="5CDE2A87" w15:done="0"/>
  <w15:commentEx w15:paraId="521262F2" w15:done="0"/>
  <w15:commentEx w15:paraId="266AB8F4" w15:done="0"/>
  <w15:commentEx w15:paraId="674636B7" w15:done="0"/>
  <w15:commentEx w15:paraId="0BADEEAA" w15:done="0"/>
  <w15:commentEx w15:paraId="2AA99D9E" w15:done="0"/>
  <w15:commentEx w15:paraId="4810702B" w15:done="0"/>
  <w15:commentEx w15:paraId="39ABFD2F" w15:done="0"/>
  <w15:commentEx w15:paraId="161CCC91" w15:done="0"/>
  <w15:commentEx w15:paraId="69E09E01" w15:done="0"/>
  <w15:commentEx w15:paraId="691A8991" w15:done="0"/>
  <w15:commentEx w15:paraId="225039AB" w15:done="0"/>
  <w15:commentEx w15:paraId="72B25D6E" w15:done="0"/>
  <w15:commentEx w15:paraId="13D2A5B1" w15:done="0"/>
  <w15:commentEx w15:paraId="65BADBC0" w15:done="0"/>
  <w15:commentEx w15:paraId="4C4BB87C" w15:done="0"/>
  <w15:commentEx w15:paraId="5EF3594A" w15:done="0"/>
  <w15:commentEx w15:paraId="2D6317E0" w15:done="0"/>
  <w15:commentEx w15:paraId="3EDDABD8" w15:done="0"/>
  <w15:commentEx w15:paraId="715E5939" w15:done="0"/>
  <w15:commentEx w15:paraId="5C5C6B29" w15:done="0"/>
  <w15:commentEx w15:paraId="0CB46B66" w15:done="0"/>
  <w15:commentEx w15:paraId="74A8C0FA" w15:done="0"/>
  <w15:commentEx w15:paraId="7CA2CC29" w15:done="0"/>
  <w15:commentEx w15:paraId="2A1EAC10" w15:done="0"/>
  <w15:commentEx w15:paraId="2728BFDA" w15:done="0"/>
  <w15:commentEx w15:paraId="1B239DBA" w15:done="0"/>
  <w15:commentEx w15:paraId="14A94742" w15:done="0"/>
  <w15:commentEx w15:paraId="7766D6E3" w15:done="0"/>
  <w15:commentEx w15:paraId="39DC5B6A" w15:done="0"/>
  <w15:commentEx w15:paraId="5BB4B701" w15:done="0"/>
  <w15:commentEx w15:paraId="4E54A948" w15:done="0"/>
  <w15:commentEx w15:paraId="5FE9781D" w15:done="0"/>
  <w15:commentEx w15:paraId="1726F120" w15:done="0"/>
  <w15:commentEx w15:paraId="02AFF0C1" w15:done="0"/>
  <w15:commentEx w15:paraId="1BE4C787" w15:done="0"/>
  <w15:commentEx w15:paraId="5ABD4925" w15:done="0"/>
  <w15:commentEx w15:paraId="11FECAEF" w15:done="0"/>
  <w15:commentEx w15:paraId="37830C1B" w15:done="0"/>
  <w15:commentEx w15:paraId="69BC9602" w15:done="0"/>
  <w15:commentEx w15:paraId="69035423" w15:done="0"/>
  <w15:commentEx w15:paraId="2ACA2695" w15:done="0"/>
  <w15:commentEx w15:paraId="00D3AB12" w15:done="0"/>
  <w15:commentEx w15:paraId="3AE4EA4A" w15:done="0"/>
  <w15:commentEx w15:paraId="157CC5D7" w15:done="0"/>
  <w15:commentEx w15:paraId="0C22A2C6" w15:done="0"/>
  <w15:commentEx w15:paraId="4D234426" w15:done="0"/>
  <w15:commentEx w15:paraId="10CC491A" w15:done="0"/>
  <w15:commentEx w15:paraId="5AC023F9" w15:done="0"/>
  <w15:commentEx w15:paraId="49153504" w15:done="0"/>
  <w15:commentEx w15:paraId="365EB8AA" w15:done="0"/>
  <w15:commentEx w15:paraId="5D533D1C" w15:done="0"/>
  <w15:commentEx w15:paraId="43F53EDD" w15:done="0"/>
  <w15:commentEx w15:paraId="257CB9C0" w15:done="0"/>
  <w15:commentEx w15:paraId="4DAC4752" w15:done="0"/>
  <w15:commentEx w15:paraId="63A33246" w15:done="0"/>
  <w15:commentEx w15:paraId="240D3E98" w15:done="0"/>
  <w15:commentEx w15:paraId="26747459" w15:done="0"/>
  <w15:commentEx w15:paraId="6C664EEE" w15:done="0"/>
  <w15:commentEx w15:paraId="52D3059D" w15:done="0"/>
  <w15:commentEx w15:paraId="6B4ED17E" w15:done="0"/>
  <w15:commentEx w15:paraId="70A60A4A" w15:done="0"/>
  <w15:commentEx w15:paraId="05EA34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0173B" w14:textId="77777777" w:rsidR="00CB4FDC" w:rsidRDefault="00CB4FDC" w:rsidP="000E5F3B">
      <w:pPr>
        <w:spacing w:line="240" w:lineRule="auto"/>
      </w:pPr>
      <w:r>
        <w:separator/>
      </w:r>
    </w:p>
  </w:endnote>
  <w:endnote w:type="continuationSeparator" w:id="0">
    <w:p w14:paraId="16F92CA8" w14:textId="77777777" w:rsidR="00CB4FDC" w:rsidRDefault="00CB4FDC" w:rsidP="000E5F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26118"/>
      <w:docPartObj>
        <w:docPartGallery w:val="Page Numbers (Bottom of Page)"/>
        <w:docPartUnique/>
      </w:docPartObj>
    </w:sdtPr>
    <w:sdtEndPr>
      <w:rPr>
        <w:color w:val="7F7F7F" w:themeColor="background1" w:themeShade="7F"/>
        <w:spacing w:val="60"/>
      </w:rPr>
    </w:sdtEndPr>
    <w:sdtContent>
      <w:p w14:paraId="3042B00B" w14:textId="77777777" w:rsidR="000C1277" w:rsidRPr="00E6750B" w:rsidRDefault="000C1277" w:rsidP="00E6750B">
        <w:pPr>
          <w:pStyle w:val="Footer"/>
          <w:pBdr>
            <w:top w:val="single" w:sz="4" w:space="1" w:color="D9D9D9" w:themeColor="background1" w:themeShade="D9"/>
          </w:pBdr>
          <w:jc w:val="left"/>
          <w:rPr>
            <w:b/>
          </w:rPr>
        </w:pPr>
        <w:r>
          <w:fldChar w:fldCharType="begin"/>
        </w:r>
        <w:r>
          <w:instrText xml:space="preserve"> PAGE   \* MERGEFORMAT </w:instrText>
        </w:r>
        <w:r>
          <w:fldChar w:fldCharType="separate"/>
        </w:r>
        <w:r w:rsidR="00617B6D" w:rsidRPr="00617B6D">
          <w:rPr>
            <w:b/>
            <w:noProof/>
          </w:rPr>
          <w:t>6</w:t>
        </w:r>
        <w:r>
          <w:rPr>
            <w:b/>
            <w:noProof/>
          </w:rPr>
          <w:fldChar w:fldCharType="end"/>
        </w:r>
        <w:r>
          <w:rPr>
            <w:b/>
          </w:rPr>
          <w:t xml:space="preserve"> | </w:t>
        </w:r>
        <w:r w:rsidRPr="00F53210">
          <w:rPr>
            <w:b/>
            <w:color w:val="7F7F7F" w:themeColor="background1" w:themeShade="7F"/>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26119"/>
      <w:docPartObj>
        <w:docPartGallery w:val="Page Numbers (Bottom of Page)"/>
        <w:docPartUnique/>
      </w:docPartObj>
    </w:sdtPr>
    <w:sdtEndPr>
      <w:rPr>
        <w:color w:val="7F7F7F" w:themeColor="background1" w:themeShade="7F"/>
        <w:spacing w:val="60"/>
      </w:rPr>
    </w:sdtEndPr>
    <w:sdtContent>
      <w:p w14:paraId="027B25C0" w14:textId="77777777" w:rsidR="000C1277" w:rsidRDefault="000C1277" w:rsidP="00E6750B">
        <w:pPr>
          <w:pStyle w:val="Footer"/>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617B6D">
          <w:rPr>
            <w:b/>
            <w:noProof/>
          </w:rPr>
          <w:t>5</w:t>
        </w:r>
        <w:r w:rsidRPr="00F53210">
          <w:rPr>
            <w:b/>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26099"/>
      <w:docPartObj>
        <w:docPartGallery w:val="Page Numbers (Bottom of Page)"/>
        <w:docPartUnique/>
      </w:docPartObj>
    </w:sdtPr>
    <w:sdtEndPr>
      <w:rPr>
        <w:color w:val="7F7F7F" w:themeColor="background1" w:themeShade="7F"/>
        <w:spacing w:val="60"/>
      </w:rPr>
    </w:sdtEndPr>
    <w:sdtContent>
      <w:p w14:paraId="56991F2D" w14:textId="77777777" w:rsidR="000C1277" w:rsidRDefault="000C1277" w:rsidP="00E6750B">
        <w:pPr>
          <w:pStyle w:val="Footer"/>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617B6D">
          <w:rPr>
            <w:b/>
            <w:noProof/>
          </w:rPr>
          <w:t>V</w:t>
        </w:r>
        <w:r w:rsidRPr="00E6750B">
          <w:rPr>
            <w:b/>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FE624" w14:textId="77777777" w:rsidR="000C1277" w:rsidRDefault="000C1277" w:rsidP="00D5404A">
    <w:pPr>
      <w:pStyle w:val="Footer"/>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617B6D">
          <w:rPr>
            <w:b/>
            <w:noProof/>
          </w:rPr>
          <w:t>5</w:t>
        </w:r>
        <w:r w:rsidRPr="00C22D26">
          <w:rPr>
            <w:b/>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1642D" w14:textId="77777777" w:rsidR="00CB4FDC" w:rsidRDefault="00CB4FDC" w:rsidP="000E5F3B">
      <w:pPr>
        <w:spacing w:line="240" w:lineRule="auto"/>
      </w:pPr>
      <w:r>
        <w:separator/>
      </w:r>
    </w:p>
  </w:footnote>
  <w:footnote w:type="continuationSeparator" w:id="0">
    <w:p w14:paraId="05CA4E10" w14:textId="77777777" w:rsidR="00CB4FDC" w:rsidRDefault="00CB4FDC" w:rsidP="000E5F3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1" w:type="pct"/>
      <w:tblInd w:w="-1152" w:type="dxa"/>
      <w:tblBorders>
        <w:insideV w:val="single" w:sz="4" w:space="0" w:color="auto"/>
      </w:tblBorders>
      <w:tblLook w:val="04A0" w:firstRow="1" w:lastRow="0" w:firstColumn="1" w:lastColumn="0" w:noHBand="0" w:noVBand="1"/>
    </w:tblPr>
    <w:tblGrid>
      <w:gridCol w:w="1377"/>
      <w:gridCol w:w="17905"/>
      <w:gridCol w:w="522"/>
    </w:tblGrid>
    <w:tr w:rsidR="000C1277" w:rsidRPr="008C5E72" w14:paraId="03E40DD3" w14:textId="77777777" w:rsidTr="00117AE5">
      <w:tc>
        <w:tcPr>
          <w:tcW w:w="1402" w:type="dxa"/>
        </w:tcPr>
        <w:p w14:paraId="29098CF0" w14:textId="77777777" w:rsidR="000C1277" w:rsidRPr="008C5E72" w:rsidRDefault="000C1277">
          <w:pPr>
            <w:pStyle w:val="Header"/>
            <w:jc w:val="right"/>
            <w:rPr>
              <w:b/>
            </w:rPr>
          </w:pPr>
          <w:r w:rsidRPr="008C5E72">
            <w:rPr>
              <w:b/>
            </w:rPr>
            <w:fldChar w:fldCharType="begin"/>
          </w:r>
          <w:r w:rsidRPr="008C5E72">
            <w:rPr>
              <w:b/>
            </w:rPr>
            <w:instrText xml:space="preserve"> PAGE   \* MERGEFORMAT </w:instrText>
          </w:r>
          <w:r w:rsidRPr="008C5E72">
            <w:rPr>
              <w:b/>
            </w:rPr>
            <w:fldChar w:fldCharType="separate"/>
          </w:r>
          <w:r w:rsidR="00617B6D">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EndPr/>
          <w:sdtContent>
            <w:p w14:paraId="6E708C81" w14:textId="77777777" w:rsidR="000C1277" w:rsidRPr="008C5E72" w:rsidRDefault="000C1277" w:rsidP="00A93746">
              <w:pPr>
                <w:pStyle w:val="Header"/>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14:paraId="6ECB2F57" w14:textId="77777777" w:rsidR="000C1277" w:rsidRPr="008C5E72" w:rsidRDefault="000C1277">
          <w:pPr>
            <w:pStyle w:val="Header"/>
            <w:rPr>
              <w:b/>
              <w:color w:val="262626" w:themeColor="text1" w:themeTint="D9"/>
            </w:rPr>
          </w:pPr>
        </w:p>
      </w:tc>
    </w:tr>
  </w:tbl>
  <w:p w14:paraId="5EF31CCF" w14:textId="77777777" w:rsidR="000C1277" w:rsidRPr="008C5E72" w:rsidRDefault="000C12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978"/>
      <w:gridCol w:w="1488"/>
    </w:tblGrid>
    <w:tr w:rsidR="000C1277" w:rsidRPr="00A93746" w14:paraId="172136BA" w14:textId="77777777" w:rsidTr="00117AE5">
      <w:tc>
        <w:tcPr>
          <w:tcW w:w="4289" w:type="pct"/>
          <w:tcBorders>
            <w:right w:val="single" w:sz="6" w:space="0" w:color="000000" w:themeColor="text1"/>
          </w:tcBorders>
        </w:tcPr>
        <w:p w14:paraId="6D6844FA" w14:textId="77777777" w:rsidR="000C1277" w:rsidRPr="00A93746" w:rsidRDefault="000C1277">
          <w:pPr>
            <w:pStyle w:val="Header"/>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14:paraId="542B2B19" w14:textId="77777777" w:rsidR="000C1277" w:rsidRPr="00A93746" w:rsidRDefault="000C1277">
          <w:pPr>
            <w:pStyle w:val="Header"/>
            <w:rPr>
              <w:b/>
            </w:rPr>
          </w:pPr>
          <w:r w:rsidRPr="00A93746">
            <w:rPr>
              <w:b/>
            </w:rPr>
            <w:fldChar w:fldCharType="begin"/>
          </w:r>
          <w:r w:rsidRPr="00A93746">
            <w:rPr>
              <w:b/>
            </w:rPr>
            <w:instrText xml:space="preserve"> PAGE   \* MERGEFORMAT </w:instrText>
          </w:r>
          <w:r w:rsidRPr="00A93746">
            <w:rPr>
              <w:b/>
            </w:rPr>
            <w:fldChar w:fldCharType="separate"/>
          </w:r>
          <w:r w:rsidR="00617B6D">
            <w:rPr>
              <w:b/>
              <w:noProof/>
            </w:rPr>
            <w:t>5</w:t>
          </w:r>
          <w:r w:rsidRPr="00A93746">
            <w:rPr>
              <w:b/>
            </w:rPr>
            <w:fldChar w:fldCharType="end"/>
          </w:r>
        </w:p>
      </w:tc>
    </w:tr>
  </w:tbl>
  <w:p w14:paraId="703D2C79" w14:textId="77777777" w:rsidR="000C1277" w:rsidRPr="00A93746" w:rsidRDefault="000C1277" w:rsidP="006E6BAE">
    <w:pPr>
      <w:pStyle w:val="Header"/>
      <w:tabs>
        <w:tab w:val="clear" w:pos="4252"/>
        <w:tab w:val="clear" w:pos="8504"/>
        <w:tab w:val="right" w:pos="8787"/>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Borders>
        <w:insideV w:val="single" w:sz="4" w:space="0" w:color="auto"/>
      </w:tblBorders>
      <w:tblLook w:val="04A0" w:firstRow="1" w:lastRow="0" w:firstColumn="1" w:lastColumn="0" w:noHBand="0" w:noVBand="1"/>
    </w:tblPr>
    <w:tblGrid>
      <w:gridCol w:w="1043"/>
      <w:gridCol w:w="7744"/>
    </w:tblGrid>
    <w:tr w:rsidR="000C1277" w14:paraId="1FDF76AA" w14:textId="77777777" w:rsidTr="00117AE5">
      <w:tc>
        <w:tcPr>
          <w:tcW w:w="1259" w:type="dxa"/>
        </w:tcPr>
        <w:p w14:paraId="1ADDF092" w14:textId="77777777" w:rsidR="000C1277" w:rsidRPr="00F53210" w:rsidRDefault="000C1277">
          <w:pPr>
            <w:pStyle w:val="Header"/>
            <w:jc w:val="right"/>
            <w:rPr>
              <w:b/>
            </w:rPr>
          </w:pPr>
          <w:r w:rsidRPr="00F53210">
            <w:rPr>
              <w:b/>
            </w:rPr>
            <w:fldChar w:fldCharType="begin"/>
          </w:r>
          <w:r w:rsidRPr="00F53210">
            <w:rPr>
              <w:b/>
            </w:rPr>
            <w:instrText xml:space="preserve"> PAGE   \* MERGEFORMAT </w:instrText>
          </w:r>
          <w:r w:rsidRPr="00F53210">
            <w:rPr>
              <w:b/>
            </w:rPr>
            <w:fldChar w:fldCharType="separate"/>
          </w:r>
          <w:r w:rsidR="00617B6D">
            <w:rPr>
              <w:b/>
              <w:noProof/>
            </w:rPr>
            <w:t>6</w:t>
          </w:r>
          <w:r w:rsidRPr="00F53210">
            <w:rPr>
              <w:b/>
            </w:rPr>
            <w:fldChar w:fldCharType="end"/>
          </w:r>
        </w:p>
      </w:tc>
      <w:tc>
        <w:tcPr>
          <w:tcW w:w="7744" w:type="dxa"/>
          <w:noWrap/>
        </w:tcPr>
        <w:p w14:paraId="4F62E45C" w14:textId="77777777" w:rsidR="000C1277" w:rsidRPr="00F53210" w:rsidRDefault="000C1277">
          <w:pPr>
            <w:pStyle w:val="Header"/>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617B6D">
            <w:rPr>
              <w:color w:val="262626" w:themeColor="text1" w:themeTint="D9"/>
            </w:rPr>
            <w:fldChar w:fldCharType="separate"/>
          </w:r>
          <w:r w:rsidR="00617B6D">
            <w:rPr>
              <w:noProof/>
              <w:color w:val="262626" w:themeColor="text1" w:themeTint="D9"/>
            </w:rPr>
            <w:t>Introduction</w:t>
          </w:r>
          <w:r w:rsidRPr="00F53210">
            <w:rPr>
              <w:color w:val="262626" w:themeColor="text1" w:themeTint="D9"/>
            </w:rPr>
            <w:fldChar w:fldCharType="end"/>
          </w:r>
        </w:p>
      </w:tc>
    </w:tr>
  </w:tbl>
  <w:p w14:paraId="5AD8180C" w14:textId="77777777" w:rsidR="000C1277" w:rsidRDefault="000C127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97"/>
      <w:gridCol w:w="1090"/>
    </w:tblGrid>
    <w:tr w:rsidR="000C1277" w:rsidRPr="008C5E72" w14:paraId="4A2A7AC8" w14:textId="77777777"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EndPr/>
          <w:sdtContent>
            <w:p w14:paraId="608D6649" w14:textId="77777777" w:rsidR="000C1277" w:rsidRPr="008C5E72" w:rsidRDefault="000C1277">
              <w:pPr>
                <w:pStyle w:val="Header"/>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14:paraId="2B99E672" w14:textId="77777777" w:rsidR="000C1277" w:rsidRPr="008C5E72" w:rsidRDefault="000C1277">
          <w:pPr>
            <w:pStyle w:val="Header"/>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617B6D">
            <w:rPr>
              <w:rFonts w:ascii="Times New Roman" w:hAnsi="Times New Roman" w:cs="Times New Roman"/>
              <w:b/>
              <w:noProof/>
            </w:rPr>
            <w:t>5</w:t>
          </w:r>
          <w:r w:rsidRPr="008C5E72">
            <w:rPr>
              <w:b/>
            </w:rPr>
            <w:fldChar w:fldCharType="end"/>
          </w:r>
        </w:p>
      </w:tc>
    </w:tr>
  </w:tbl>
  <w:p w14:paraId="5AB51C8D" w14:textId="77777777" w:rsidR="000C1277" w:rsidRPr="008C5E72" w:rsidRDefault="000C1277" w:rsidP="006E6BAE">
    <w:pPr>
      <w:pStyle w:val="Header"/>
      <w:tabs>
        <w:tab w:val="clear" w:pos="4252"/>
        <w:tab w:val="clear" w:pos="8504"/>
        <w:tab w:val="right" w:pos="878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1609D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7215441"/>
    <w:multiLevelType w:val="multilevel"/>
    <w:tmpl w:val="9E5C9D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15:restartNumberingAfterBreak="0">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15:restartNumberingAfterBreak="0">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15:restartNumberingAfterBreak="0">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15:restartNumberingAfterBreak="0">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15:restartNumberingAfterBreak="0">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go José Domingues Regateiro">
    <w15:presenceInfo w15:providerId="Windows Live" w15:userId="bd2fa68bdd3662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E69"/>
    <w:rsid w:val="0000313B"/>
    <w:rsid w:val="000040C4"/>
    <w:rsid w:val="00006A0F"/>
    <w:rsid w:val="00010A6F"/>
    <w:rsid w:val="00010B25"/>
    <w:rsid w:val="0001219C"/>
    <w:rsid w:val="00013E69"/>
    <w:rsid w:val="00014183"/>
    <w:rsid w:val="00014761"/>
    <w:rsid w:val="00016255"/>
    <w:rsid w:val="00016BBF"/>
    <w:rsid w:val="00016EB7"/>
    <w:rsid w:val="000170B1"/>
    <w:rsid w:val="00022E2F"/>
    <w:rsid w:val="0002769C"/>
    <w:rsid w:val="0003124F"/>
    <w:rsid w:val="000325DF"/>
    <w:rsid w:val="00034731"/>
    <w:rsid w:val="00034EA2"/>
    <w:rsid w:val="00035643"/>
    <w:rsid w:val="00036000"/>
    <w:rsid w:val="00036CE2"/>
    <w:rsid w:val="000376E1"/>
    <w:rsid w:val="00037B33"/>
    <w:rsid w:val="00041F3A"/>
    <w:rsid w:val="000420E7"/>
    <w:rsid w:val="00043AC4"/>
    <w:rsid w:val="0004541F"/>
    <w:rsid w:val="000514FD"/>
    <w:rsid w:val="00052B70"/>
    <w:rsid w:val="00060285"/>
    <w:rsid w:val="000659C3"/>
    <w:rsid w:val="00067AD6"/>
    <w:rsid w:val="000738DB"/>
    <w:rsid w:val="00081E8F"/>
    <w:rsid w:val="00082907"/>
    <w:rsid w:val="000834B5"/>
    <w:rsid w:val="00084496"/>
    <w:rsid w:val="000849DD"/>
    <w:rsid w:val="000850FC"/>
    <w:rsid w:val="000870D9"/>
    <w:rsid w:val="000919C8"/>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277"/>
    <w:rsid w:val="000C1F6A"/>
    <w:rsid w:val="000C2FC0"/>
    <w:rsid w:val="000C3FEA"/>
    <w:rsid w:val="000C4818"/>
    <w:rsid w:val="000C5528"/>
    <w:rsid w:val="000C56A7"/>
    <w:rsid w:val="000C5B6D"/>
    <w:rsid w:val="000C5D0C"/>
    <w:rsid w:val="000C7193"/>
    <w:rsid w:val="000D352F"/>
    <w:rsid w:val="000D637A"/>
    <w:rsid w:val="000D74D4"/>
    <w:rsid w:val="000E2640"/>
    <w:rsid w:val="000E457F"/>
    <w:rsid w:val="000E4C06"/>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140"/>
    <w:rsid w:val="001263D7"/>
    <w:rsid w:val="001267E1"/>
    <w:rsid w:val="00127DA5"/>
    <w:rsid w:val="0013157E"/>
    <w:rsid w:val="001458DF"/>
    <w:rsid w:val="001461B0"/>
    <w:rsid w:val="001518C1"/>
    <w:rsid w:val="001531D1"/>
    <w:rsid w:val="00153855"/>
    <w:rsid w:val="001561EA"/>
    <w:rsid w:val="0015770D"/>
    <w:rsid w:val="00161BAC"/>
    <w:rsid w:val="00163E7C"/>
    <w:rsid w:val="00164FC5"/>
    <w:rsid w:val="00171445"/>
    <w:rsid w:val="00173631"/>
    <w:rsid w:val="001861C9"/>
    <w:rsid w:val="00186D29"/>
    <w:rsid w:val="0019010D"/>
    <w:rsid w:val="0019155B"/>
    <w:rsid w:val="00192016"/>
    <w:rsid w:val="00193231"/>
    <w:rsid w:val="00194159"/>
    <w:rsid w:val="00196E72"/>
    <w:rsid w:val="00197739"/>
    <w:rsid w:val="001A1EA6"/>
    <w:rsid w:val="001A3221"/>
    <w:rsid w:val="001A4277"/>
    <w:rsid w:val="001B4B8A"/>
    <w:rsid w:val="001B7E86"/>
    <w:rsid w:val="001C262C"/>
    <w:rsid w:val="001C411C"/>
    <w:rsid w:val="001C4D66"/>
    <w:rsid w:val="001C6255"/>
    <w:rsid w:val="001D2B8F"/>
    <w:rsid w:val="001D55A0"/>
    <w:rsid w:val="001D6268"/>
    <w:rsid w:val="001E2305"/>
    <w:rsid w:val="001E6254"/>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077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71D40"/>
    <w:rsid w:val="002804F5"/>
    <w:rsid w:val="00284BD0"/>
    <w:rsid w:val="00285116"/>
    <w:rsid w:val="00291394"/>
    <w:rsid w:val="0029165F"/>
    <w:rsid w:val="00291C05"/>
    <w:rsid w:val="002926A3"/>
    <w:rsid w:val="00296122"/>
    <w:rsid w:val="00297ACE"/>
    <w:rsid w:val="002A20F3"/>
    <w:rsid w:val="002A61B9"/>
    <w:rsid w:val="002B4334"/>
    <w:rsid w:val="002B4B4E"/>
    <w:rsid w:val="002B75AA"/>
    <w:rsid w:val="002C02F5"/>
    <w:rsid w:val="002C23F3"/>
    <w:rsid w:val="002C3229"/>
    <w:rsid w:val="002C348C"/>
    <w:rsid w:val="002C35A1"/>
    <w:rsid w:val="002C363B"/>
    <w:rsid w:val="002C49F5"/>
    <w:rsid w:val="002C4D2F"/>
    <w:rsid w:val="002C4E41"/>
    <w:rsid w:val="002C5D02"/>
    <w:rsid w:val="002C622D"/>
    <w:rsid w:val="002D3B26"/>
    <w:rsid w:val="002D3BFE"/>
    <w:rsid w:val="002E01AA"/>
    <w:rsid w:val="002E0EA1"/>
    <w:rsid w:val="002E3CC1"/>
    <w:rsid w:val="002E4E2B"/>
    <w:rsid w:val="002E4F46"/>
    <w:rsid w:val="002E5B7D"/>
    <w:rsid w:val="002E756D"/>
    <w:rsid w:val="002F37A0"/>
    <w:rsid w:val="002F5B70"/>
    <w:rsid w:val="002F711A"/>
    <w:rsid w:val="002F7816"/>
    <w:rsid w:val="002F7F43"/>
    <w:rsid w:val="00301687"/>
    <w:rsid w:val="00302535"/>
    <w:rsid w:val="00304642"/>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27566"/>
    <w:rsid w:val="004306B6"/>
    <w:rsid w:val="004343FA"/>
    <w:rsid w:val="00434787"/>
    <w:rsid w:val="00436CD4"/>
    <w:rsid w:val="00440295"/>
    <w:rsid w:val="00442982"/>
    <w:rsid w:val="004447B8"/>
    <w:rsid w:val="004521A5"/>
    <w:rsid w:val="004538CA"/>
    <w:rsid w:val="004538DF"/>
    <w:rsid w:val="0045557F"/>
    <w:rsid w:val="00457FFD"/>
    <w:rsid w:val="004601B8"/>
    <w:rsid w:val="00460ED0"/>
    <w:rsid w:val="0046124F"/>
    <w:rsid w:val="00461ED0"/>
    <w:rsid w:val="00464FFD"/>
    <w:rsid w:val="00467ED0"/>
    <w:rsid w:val="00471438"/>
    <w:rsid w:val="00473303"/>
    <w:rsid w:val="004741D6"/>
    <w:rsid w:val="0047422A"/>
    <w:rsid w:val="0047506B"/>
    <w:rsid w:val="00475ECC"/>
    <w:rsid w:val="00480C2B"/>
    <w:rsid w:val="00483D71"/>
    <w:rsid w:val="004842EF"/>
    <w:rsid w:val="00487950"/>
    <w:rsid w:val="00487D90"/>
    <w:rsid w:val="004902AE"/>
    <w:rsid w:val="00492D75"/>
    <w:rsid w:val="004965D0"/>
    <w:rsid w:val="00496684"/>
    <w:rsid w:val="00496FA3"/>
    <w:rsid w:val="004A18E5"/>
    <w:rsid w:val="004A1F5E"/>
    <w:rsid w:val="004A4599"/>
    <w:rsid w:val="004A4FD1"/>
    <w:rsid w:val="004A69E8"/>
    <w:rsid w:val="004A7C4D"/>
    <w:rsid w:val="004B0E31"/>
    <w:rsid w:val="004B4C45"/>
    <w:rsid w:val="004C0065"/>
    <w:rsid w:val="004C14DA"/>
    <w:rsid w:val="004C484C"/>
    <w:rsid w:val="004C4C33"/>
    <w:rsid w:val="004C570B"/>
    <w:rsid w:val="004C59D2"/>
    <w:rsid w:val="004D0544"/>
    <w:rsid w:val="004D0D09"/>
    <w:rsid w:val="004D4697"/>
    <w:rsid w:val="004D4E7F"/>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2B86"/>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45F2"/>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17B6D"/>
    <w:rsid w:val="006203D0"/>
    <w:rsid w:val="0063343F"/>
    <w:rsid w:val="00633586"/>
    <w:rsid w:val="00633909"/>
    <w:rsid w:val="00634002"/>
    <w:rsid w:val="00634531"/>
    <w:rsid w:val="00640C58"/>
    <w:rsid w:val="00644C83"/>
    <w:rsid w:val="006452D7"/>
    <w:rsid w:val="0064531D"/>
    <w:rsid w:val="00646CA0"/>
    <w:rsid w:val="0064737B"/>
    <w:rsid w:val="0065112A"/>
    <w:rsid w:val="00652EBF"/>
    <w:rsid w:val="0066079A"/>
    <w:rsid w:val="0066170D"/>
    <w:rsid w:val="00661FC1"/>
    <w:rsid w:val="00662F46"/>
    <w:rsid w:val="00663368"/>
    <w:rsid w:val="006641BA"/>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6CC3"/>
    <w:rsid w:val="006A7127"/>
    <w:rsid w:val="006B0554"/>
    <w:rsid w:val="006B1684"/>
    <w:rsid w:val="006B1E1E"/>
    <w:rsid w:val="006B2382"/>
    <w:rsid w:val="006B4117"/>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3A94"/>
    <w:rsid w:val="007654BD"/>
    <w:rsid w:val="007710B1"/>
    <w:rsid w:val="0077217F"/>
    <w:rsid w:val="00772319"/>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9C"/>
    <w:rsid w:val="007F24B1"/>
    <w:rsid w:val="007F3406"/>
    <w:rsid w:val="007F4D60"/>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3B27"/>
    <w:rsid w:val="00853EB2"/>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1E1D"/>
    <w:rsid w:val="008C280A"/>
    <w:rsid w:val="008C3580"/>
    <w:rsid w:val="008C5E72"/>
    <w:rsid w:val="008C7BD1"/>
    <w:rsid w:val="008D1838"/>
    <w:rsid w:val="008D7C55"/>
    <w:rsid w:val="008E1E66"/>
    <w:rsid w:val="008E5551"/>
    <w:rsid w:val="008E6D43"/>
    <w:rsid w:val="008F06AF"/>
    <w:rsid w:val="008F62AF"/>
    <w:rsid w:val="008F7516"/>
    <w:rsid w:val="00900D78"/>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67EC8"/>
    <w:rsid w:val="009705D9"/>
    <w:rsid w:val="0097277F"/>
    <w:rsid w:val="0097349A"/>
    <w:rsid w:val="0097478C"/>
    <w:rsid w:val="00976C12"/>
    <w:rsid w:val="00980C30"/>
    <w:rsid w:val="00980EAD"/>
    <w:rsid w:val="00981F28"/>
    <w:rsid w:val="00982198"/>
    <w:rsid w:val="009839D4"/>
    <w:rsid w:val="00990A49"/>
    <w:rsid w:val="0099112F"/>
    <w:rsid w:val="00991D3C"/>
    <w:rsid w:val="00994187"/>
    <w:rsid w:val="009945FA"/>
    <w:rsid w:val="00995197"/>
    <w:rsid w:val="00996AF2"/>
    <w:rsid w:val="00996CDA"/>
    <w:rsid w:val="009A458D"/>
    <w:rsid w:val="009A4826"/>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0BBF"/>
    <w:rsid w:val="009D2669"/>
    <w:rsid w:val="009D3A45"/>
    <w:rsid w:val="009D3F43"/>
    <w:rsid w:val="009D465F"/>
    <w:rsid w:val="009D7016"/>
    <w:rsid w:val="009E63B9"/>
    <w:rsid w:val="009E65DA"/>
    <w:rsid w:val="009E7FA2"/>
    <w:rsid w:val="009F0287"/>
    <w:rsid w:val="009F045C"/>
    <w:rsid w:val="009F1BE4"/>
    <w:rsid w:val="009F21B5"/>
    <w:rsid w:val="009F2B9A"/>
    <w:rsid w:val="009F2DFE"/>
    <w:rsid w:val="009F481F"/>
    <w:rsid w:val="009F5B44"/>
    <w:rsid w:val="009F6EFE"/>
    <w:rsid w:val="00A04A96"/>
    <w:rsid w:val="00A05E6C"/>
    <w:rsid w:val="00A07769"/>
    <w:rsid w:val="00A154B7"/>
    <w:rsid w:val="00A164E1"/>
    <w:rsid w:val="00A178F5"/>
    <w:rsid w:val="00A21498"/>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65F8A"/>
    <w:rsid w:val="00A702C4"/>
    <w:rsid w:val="00A70839"/>
    <w:rsid w:val="00A709C1"/>
    <w:rsid w:val="00A70C22"/>
    <w:rsid w:val="00A72169"/>
    <w:rsid w:val="00A74AFE"/>
    <w:rsid w:val="00A76252"/>
    <w:rsid w:val="00A76A81"/>
    <w:rsid w:val="00A82FCE"/>
    <w:rsid w:val="00A83A0C"/>
    <w:rsid w:val="00A83CCD"/>
    <w:rsid w:val="00A86050"/>
    <w:rsid w:val="00A90A0B"/>
    <w:rsid w:val="00A925E9"/>
    <w:rsid w:val="00A93746"/>
    <w:rsid w:val="00A97151"/>
    <w:rsid w:val="00AA03D5"/>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60F6"/>
    <w:rsid w:val="00B002BB"/>
    <w:rsid w:val="00B00B71"/>
    <w:rsid w:val="00B109F6"/>
    <w:rsid w:val="00B13193"/>
    <w:rsid w:val="00B13EB0"/>
    <w:rsid w:val="00B16AA4"/>
    <w:rsid w:val="00B16EA7"/>
    <w:rsid w:val="00B200C1"/>
    <w:rsid w:val="00B22DEB"/>
    <w:rsid w:val="00B277FD"/>
    <w:rsid w:val="00B32115"/>
    <w:rsid w:val="00B32EF2"/>
    <w:rsid w:val="00B33E09"/>
    <w:rsid w:val="00B3431E"/>
    <w:rsid w:val="00B34F5C"/>
    <w:rsid w:val="00B3571A"/>
    <w:rsid w:val="00B37DC5"/>
    <w:rsid w:val="00B45933"/>
    <w:rsid w:val="00B46AC3"/>
    <w:rsid w:val="00B473BD"/>
    <w:rsid w:val="00B50240"/>
    <w:rsid w:val="00B50ACB"/>
    <w:rsid w:val="00B51CA7"/>
    <w:rsid w:val="00B57D27"/>
    <w:rsid w:val="00B631F1"/>
    <w:rsid w:val="00B64F6C"/>
    <w:rsid w:val="00B654E9"/>
    <w:rsid w:val="00B6607D"/>
    <w:rsid w:val="00B666D0"/>
    <w:rsid w:val="00B715A0"/>
    <w:rsid w:val="00B730C9"/>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34BC"/>
    <w:rsid w:val="00BA57EF"/>
    <w:rsid w:val="00BA6C48"/>
    <w:rsid w:val="00BA7A0A"/>
    <w:rsid w:val="00BB2AE5"/>
    <w:rsid w:val="00BB3338"/>
    <w:rsid w:val="00BB4080"/>
    <w:rsid w:val="00BB5144"/>
    <w:rsid w:val="00BB539D"/>
    <w:rsid w:val="00BB7711"/>
    <w:rsid w:val="00BC0D05"/>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E6E8D"/>
    <w:rsid w:val="00BF45AB"/>
    <w:rsid w:val="00BF4B26"/>
    <w:rsid w:val="00BF57B0"/>
    <w:rsid w:val="00BF6E7F"/>
    <w:rsid w:val="00C03081"/>
    <w:rsid w:val="00C04C3A"/>
    <w:rsid w:val="00C076C1"/>
    <w:rsid w:val="00C07CED"/>
    <w:rsid w:val="00C1082F"/>
    <w:rsid w:val="00C170DA"/>
    <w:rsid w:val="00C1770E"/>
    <w:rsid w:val="00C20375"/>
    <w:rsid w:val="00C20C84"/>
    <w:rsid w:val="00C213D9"/>
    <w:rsid w:val="00C22D26"/>
    <w:rsid w:val="00C2326D"/>
    <w:rsid w:val="00C2381A"/>
    <w:rsid w:val="00C243C6"/>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4CA9"/>
    <w:rsid w:val="00C70856"/>
    <w:rsid w:val="00C720DC"/>
    <w:rsid w:val="00C723F2"/>
    <w:rsid w:val="00C756AC"/>
    <w:rsid w:val="00C75741"/>
    <w:rsid w:val="00C75FE9"/>
    <w:rsid w:val="00C7694A"/>
    <w:rsid w:val="00C81018"/>
    <w:rsid w:val="00C8169A"/>
    <w:rsid w:val="00C82867"/>
    <w:rsid w:val="00C82D9B"/>
    <w:rsid w:val="00C83C46"/>
    <w:rsid w:val="00C874AE"/>
    <w:rsid w:val="00C917F0"/>
    <w:rsid w:val="00C9360A"/>
    <w:rsid w:val="00C9719F"/>
    <w:rsid w:val="00C9763B"/>
    <w:rsid w:val="00CA02B3"/>
    <w:rsid w:val="00CA2B67"/>
    <w:rsid w:val="00CA4796"/>
    <w:rsid w:val="00CA6005"/>
    <w:rsid w:val="00CA7E6A"/>
    <w:rsid w:val="00CB054B"/>
    <w:rsid w:val="00CB1460"/>
    <w:rsid w:val="00CB1971"/>
    <w:rsid w:val="00CB2105"/>
    <w:rsid w:val="00CB4FDC"/>
    <w:rsid w:val="00CC0354"/>
    <w:rsid w:val="00CC1D51"/>
    <w:rsid w:val="00CD1D61"/>
    <w:rsid w:val="00CD271B"/>
    <w:rsid w:val="00CD490E"/>
    <w:rsid w:val="00CD4E90"/>
    <w:rsid w:val="00CD6500"/>
    <w:rsid w:val="00CE09A7"/>
    <w:rsid w:val="00CE0A92"/>
    <w:rsid w:val="00CE1D3A"/>
    <w:rsid w:val="00CE551B"/>
    <w:rsid w:val="00CE6134"/>
    <w:rsid w:val="00CE6930"/>
    <w:rsid w:val="00CE6C08"/>
    <w:rsid w:val="00CF174F"/>
    <w:rsid w:val="00CF2533"/>
    <w:rsid w:val="00CF2CC3"/>
    <w:rsid w:val="00CF3354"/>
    <w:rsid w:val="00CF3F50"/>
    <w:rsid w:val="00CF51F3"/>
    <w:rsid w:val="00D00BAA"/>
    <w:rsid w:val="00D01051"/>
    <w:rsid w:val="00D043AD"/>
    <w:rsid w:val="00D05FD9"/>
    <w:rsid w:val="00D06004"/>
    <w:rsid w:val="00D06A01"/>
    <w:rsid w:val="00D06CF0"/>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CB7"/>
    <w:rsid w:val="00D617D6"/>
    <w:rsid w:val="00D62B17"/>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13F"/>
    <w:rsid w:val="00DE085E"/>
    <w:rsid w:val="00DE0C86"/>
    <w:rsid w:val="00DE260C"/>
    <w:rsid w:val="00DE49AA"/>
    <w:rsid w:val="00DE4DE2"/>
    <w:rsid w:val="00DE55C9"/>
    <w:rsid w:val="00DE740D"/>
    <w:rsid w:val="00DE7612"/>
    <w:rsid w:val="00DF5ABE"/>
    <w:rsid w:val="00DF7204"/>
    <w:rsid w:val="00E006B9"/>
    <w:rsid w:val="00E006C8"/>
    <w:rsid w:val="00E02B28"/>
    <w:rsid w:val="00E1248A"/>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68DA"/>
    <w:rsid w:val="00EA7AFD"/>
    <w:rsid w:val="00EB02D0"/>
    <w:rsid w:val="00EB1DF6"/>
    <w:rsid w:val="00EB3678"/>
    <w:rsid w:val="00EB5915"/>
    <w:rsid w:val="00EC0891"/>
    <w:rsid w:val="00EC0ED2"/>
    <w:rsid w:val="00EC47C8"/>
    <w:rsid w:val="00EC4A95"/>
    <w:rsid w:val="00EC6367"/>
    <w:rsid w:val="00EC6CF4"/>
    <w:rsid w:val="00EC74FB"/>
    <w:rsid w:val="00EC7EE7"/>
    <w:rsid w:val="00ED212E"/>
    <w:rsid w:val="00ED33D5"/>
    <w:rsid w:val="00ED50BA"/>
    <w:rsid w:val="00ED67EB"/>
    <w:rsid w:val="00EE0771"/>
    <w:rsid w:val="00EE2EE0"/>
    <w:rsid w:val="00EE3394"/>
    <w:rsid w:val="00EE3CC6"/>
    <w:rsid w:val="00EE40DC"/>
    <w:rsid w:val="00EE4EE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0AF2"/>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1D99DF"/>
  <w15:docId w15:val="{D990CF98-DB53-4CE0-B0D0-7976BC938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790"/>
    <w:pPr>
      <w:spacing w:after="120" w:line="360" w:lineRule="auto"/>
      <w:jc w:val="both"/>
    </w:pPr>
    <w:rPr>
      <w:sz w:val="22"/>
      <w:lang w:val="en-GB"/>
    </w:rPr>
  </w:style>
  <w:style w:type="paragraph" w:styleId="Heading1">
    <w:name w:val="heading 1"/>
    <w:basedOn w:val="Normal"/>
    <w:next w:val="Normal"/>
    <w:link w:val="Heading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Heading2">
    <w:name w:val="heading 2"/>
    <w:basedOn w:val="Normal"/>
    <w:next w:val="Normal"/>
    <w:link w:val="Heading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Heading3">
    <w:name w:val="heading 3"/>
    <w:basedOn w:val="Normal"/>
    <w:next w:val="Normal"/>
    <w:link w:val="Heading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Heading4">
    <w:name w:val="heading 4"/>
    <w:basedOn w:val="Normal"/>
    <w:next w:val="Normal"/>
    <w:link w:val="Heading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Heading2Char">
    <w:name w:val="Heading 2 Char"/>
    <w:basedOn w:val="DefaultParagraphFont"/>
    <w:link w:val="Heading2"/>
    <w:rsid w:val="00C24790"/>
    <w:rPr>
      <w:rFonts w:asciiTheme="majorHAnsi" w:eastAsiaTheme="majorEastAsia" w:hAnsiTheme="majorHAnsi" w:cstheme="majorBidi"/>
      <w:b/>
      <w:bCs/>
      <w:i/>
      <w:iCs/>
      <w:sz w:val="32"/>
      <w:szCs w:val="28"/>
      <w:lang w:val="en-GB"/>
    </w:rPr>
  </w:style>
  <w:style w:type="character" w:customStyle="1" w:styleId="Heading3Char">
    <w:name w:val="Heading 3 Char"/>
    <w:basedOn w:val="DefaultParagraphFont"/>
    <w:link w:val="Heading3"/>
    <w:rsid w:val="00C24790"/>
    <w:rPr>
      <w:rFonts w:asciiTheme="majorHAnsi" w:eastAsiaTheme="majorEastAsia" w:hAnsiTheme="majorHAnsi" w:cstheme="majorBidi"/>
      <w:b/>
      <w:bCs/>
      <w:sz w:val="28"/>
      <w:szCs w:val="26"/>
    </w:rPr>
  </w:style>
  <w:style w:type="paragraph" w:styleId="Header">
    <w:name w:val="header"/>
    <w:basedOn w:val="Normal"/>
    <w:link w:val="HeaderChar"/>
    <w:uiPriority w:val="99"/>
    <w:rsid w:val="000E5F3B"/>
    <w:pPr>
      <w:tabs>
        <w:tab w:val="center" w:pos="4252"/>
        <w:tab w:val="right" w:pos="8504"/>
      </w:tabs>
      <w:spacing w:line="240" w:lineRule="auto"/>
    </w:pPr>
  </w:style>
  <w:style w:type="character" w:customStyle="1" w:styleId="HeaderChar">
    <w:name w:val="Header Char"/>
    <w:basedOn w:val="DefaultParagraphFont"/>
    <w:link w:val="Header"/>
    <w:uiPriority w:val="99"/>
    <w:rsid w:val="000E5F3B"/>
    <w:rPr>
      <w:lang w:val="en-GB"/>
    </w:rPr>
  </w:style>
  <w:style w:type="paragraph" w:styleId="Footer">
    <w:name w:val="footer"/>
    <w:basedOn w:val="Normal"/>
    <w:link w:val="FooterChar"/>
    <w:uiPriority w:val="99"/>
    <w:rsid w:val="000E5F3B"/>
    <w:pPr>
      <w:tabs>
        <w:tab w:val="center" w:pos="4252"/>
        <w:tab w:val="right" w:pos="8504"/>
      </w:tabs>
      <w:spacing w:line="240" w:lineRule="auto"/>
    </w:pPr>
  </w:style>
  <w:style w:type="character" w:customStyle="1" w:styleId="FooterChar">
    <w:name w:val="Footer Char"/>
    <w:basedOn w:val="DefaultParagraphFont"/>
    <w:link w:val="Footer"/>
    <w:uiPriority w:val="99"/>
    <w:rsid w:val="000E5F3B"/>
    <w:rPr>
      <w:lang w:val="en-GB"/>
    </w:rPr>
  </w:style>
  <w:style w:type="paragraph" w:styleId="TOC2">
    <w:name w:val="toc 2"/>
    <w:basedOn w:val="Normal"/>
    <w:next w:val="Normal"/>
    <w:autoRedefine/>
    <w:uiPriority w:val="39"/>
    <w:rsid w:val="000E5F3B"/>
    <w:pPr>
      <w:spacing w:after="100"/>
      <w:ind w:left="200"/>
    </w:pPr>
  </w:style>
  <w:style w:type="paragraph" w:styleId="TOC1">
    <w:name w:val="toc 1"/>
    <w:basedOn w:val="Normal"/>
    <w:next w:val="Normal"/>
    <w:autoRedefine/>
    <w:uiPriority w:val="39"/>
    <w:rsid w:val="00887280"/>
    <w:pPr>
      <w:tabs>
        <w:tab w:val="left" w:pos="400"/>
        <w:tab w:val="right" w:leader="dot" w:pos="8777"/>
      </w:tabs>
      <w:spacing w:after="100"/>
    </w:pPr>
  </w:style>
  <w:style w:type="paragraph" w:styleId="TOC3">
    <w:name w:val="toc 3"/>
    <w:basedOn w:val="Normal"/>
    <w:next w:val="Normal"/>
    <w:autoRedefine/>
    <w:uiPriority w:val="39"/>
    <w:rsid w:val="000E5F3B"/>
    <w:pPr>
      <w:spacing w:after="100"/>
      <w:ind w:left="400"/>
    </w:pPr>
  </w:style>
  <w:style w:type="character" w:styleId="Hyperlink">
    <w:name w:val="Hyperlink"/>
    <w:basedOn w:val="DefaultParagraphFont"/>
    <w:uiPriority w:val="99"/>
    <w:unhideWhenUsed/>
    <w:rsid w:val="000E5F3B"/>
    <w:rPr>
      <w:color w:val="0000FF" w:themeColor="hyperlink"/>
      <w:u w:val="single"/>
    </w:rPr>
  </w:style>
  <w:style w:type="paragraph" w:customStyle="1" w:styleId="Cabealho1">
    <w:name w:val="Cabeçalho 1"/>
    <w:basedOn w:val="Heading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Caption">
    <w:name w:val="caption"/>
    <w:basedOn w:val="Normal"/>
    <w:next w:val="Normal"/>
    <w:unhideWhenUsed/>
    <w:qFormat/>
    <w:rsid w:val="00542623"/>
    <w:pPr>
      <w:spacing w:after="200" w:line="240" w:lineRule="auto"/>
      <w:jc w:val="center"/>
    </w:pPr>
    <w:rPr>
      <w:b/>
      <w:bCs/>
      <w:sz w:val="20"/>
      <w:szCs w:val="18"/>
    </w:rPr>
  </w:style>
  <w:style w:type="paragraph" w:styleId="TableofFigures">
    <w:name w:val="table of figures"/>
    <w:basedOn w:val="Normal"/>
    <w:next w:val="Normal"/>
    <w:uiPriority w:val="99"/>
    <w:rsid w:val="004A4599"/>
    <w:pPr>
      <w:spacing w:after="0"/>
    </w:pPr>
  </w:style>
  <w:style w:type="paragraph" w:styleId="Index1">
    <w:name w:val="index 1"/>
    <w:basedOn w:val="Normal"/>
    <w:next w:val="Normal"/>
    <w:autoRedefine/>
    <w:uiPriority w:val="99"/>
    <w:rsid w:val="00B50ACB"/>
    <w:pPr>
      <w:spacing w:after="0" w:line="240" w:lineRule="auto"/>
      <w:ind w:left="200" w:hanging="200"/>
    </w:pPr>
  </w:style>
  <w:style w:type="paragraph" w:styleId="TableofAuthorities">
    <w:name w:val="table of authorities"/>
    <w:basedOn w:val="Normal"/>
    <w:next w:val="Normal"/>
    <w:uiPriority w:val="99"/>
    <w:rsid w:val="00B50ACB"/>
    <w:pPr>
      <w:spacing w:after="0"/>
      <w:ind w:left="200" w:hanging="200"/>
    </w:pPr>
  </w:style>
  <w:style w:type="paragraph" w:styleId="Index2">
    <w:name w:val="index 2"/>
    <w:basedOn w:val="Normal"/>
    <w:next w:val="Normal"/>
    <w:autoRedefine/>
    <w:uiPriority w:val="99"/>
    <w:rsid w:val="00B50ACB"/>
    <w:pPr>
      <w:spacing w:after="0" w:line="240" w:lineRule="auto"/>
      <w:ind w:left="400" w:hanging="200"/>
    </w:pPr>
  </w:style>
  <w:style w:type="paragraph" w:styleId="TOAHeading">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phy">
    <w:name w:val="Bibliography"/>
    <w:basedOn w:val="Normal"/>
    <w:next w:val="Normal"/>
    <w:uiPriority w:val="37"/>
    <w:unhideWhenUsed/>
    <w:rsid w:val="00703B0F"/>
  </w:style>
  <w:style w:type="character" w:customStyle="1" w:styleId="Heading1Char">
    <w:name w:val="Heading 1 Char"/>
    <w:basedOn w:val="DefaultParagraphFont"/>
    <w:link w:val="Heading1"/>
    <w:uiPriority w:val="9"/>
    <w:rsid w:val="00703B0F"/>
    <w:rPr>
      <w:rFonts w:ascii="Arial" w:hAnsi="Arial"/>
      <w:b/>
      <w:kern w:val="28"/>
      <w:sz w:val="36"/>
    </w:rPr>
  </w:style>
  <w:style w:type="paragraph" w:styleId="ListParagraph">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Heading4Char">
    <w:name w:val="Heading 4 Char"/>
    <w:basedOn w:val="DefaultParagraphFont"/>
    <w:link w:val="Heading4"/>
    <w:semiHidden/>
    <w:rsid w:val="00887280"/>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semiHidden/>
    <w:rsid w:val="00887280"/>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semiHidden/>
    <w:rsid w:val="00887280"/>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semiHidden/>
    <w:rsid w:val="00887280"/>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semiHidden/>
    <w:rsid w:val="00887280"/>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semiHidden/>
    <w:rsid w:val="00887280"/>
    <w:rPr>
      <w:rFonts w:asciiTheme="majorHAnsi" w:eastAsiaTheme="majorEastAsia" w:hAnsiTheme="majorHAnsi" w:cstheme="majorBidi"/>
      <w:i/>
      <w:iCs/>
      <w:color w:val="404040" w:themeColor="text1" w:themeTint="BF"/>
      <w:lang w:val="en-GB"/>
    </w:rPr>
  </w:style>
  <w:style w:type="paragraph" w:styleId="Subtitle">
    <w:name w:val="Subtitle"/>
    <w:basedOn w:val="Normal"/>
    <w:next w:val="Normal"/>
    <w:link w:val="Subtitle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SubtitleChar">
    <w:name w:val="Subtitle Char"/>
    <w:basedOn w:val="DefaultParagraphFont"/>
    <w:link w:val="Subtitle"/>
    <w:rsid w:val="00C24790"/>
    <w:rPr>
      <w:rFonts w:asciiTheme="majorHAnsi" w:eastAsiaTheme="majorEastAsia" w:hAnsiTheme="majorHAnsi" w:cstheme="majorBidi"/>
      <w:b/>
      <w:i/>
      <w:iCs/>
      <w:spacing w:val="15"/>
      <w:sz w:val="26"/>
      <w:szCs w:val="24"/>
      <w:lang w:val="en-GB"/>
    </w:rPr>
  </w:style>
  <w:style w:type="character" w:styleId="BookTitle">
    <w:name w:val="Book Title"/>
    <w:basedOn w:val="DefaultParagraphFont"/>
    <w:uiPriority w:val="33"/>
    <w:qFormat/>
    <w:rsid w:val="00714153"/>
    <w:rPr>
      <w:b/>
      <w:bCs/>
      <w:smallCaps/>
      <w:spacing w:val="5"/>
    </w:rPr>
  </w:style>
  <w:style w:type="character" w:styleId="Emphasis">
    <w:name w:val="Emphasis"/>
    <w:basedOn w:val="DefaultParagraphFont"/>
    <w:qFormat/>
    <w:rsid w:val="00C2326D"/>
    <w:rPr>
      <w:i/>
      <w:iCs/>
    </w:rPr>
  </w:style>
  <w:style w:type="paragraph" w:styleId="Revision">
    <w:name w:val="Revision"/>
    <w:hidden/>
    <w:uiPriority w:val="99"/>
    <w:semiHidden/>
    <w:rsid w:val="00EA2438"/>
    <w:rPr>
      <w:lang w:val="en-GB"/>
    </w:rPr>
  </w:style>
  <w:style w:type="paragraph" w:styleId="FootnoteText">
    <w:name w:val="footnote text"/>
    <w:basedOn w:val="Normal"/>
    <w:link w:val="FootnoteTextChar"/>
    <w:rsid w:val="00EE0771"/>
    <w:pPr>
      <w:spacing w:after="0" w:line="240" w:lineRule="auto"/>
    </w:pPr>
  </w:style>
  <w:style w:type="character" w:customStyle="1" w:styleId="FootnoteTextChar">
    <w:name w:val="Footnote Text Char"/>
    <w:basedOn w:val="DefaultParagraphFont"/>
    <w:link w:val="FootnoteText"/>
    <w:rsid w:val="00EE0771"/>
    <w:rPr>
      <w:lang w:val="en-GB"/>
    </w:rPr>
  </w:style>
  <w:style w:type="character" w:styleId="FootnoteReference">
    <w:name w:val="footnote reference"/>
    <w:basedOn w:val="DefaultParagraphFont"/>
    <w:rsid w:val="00EE0771"/>
    <w:rPr>
      <w:vertAlign w:val="superscript"/>
    </w:rPr>
  </w:style>
  <w:style w:type="character" w:customStyle="1" w:styleId="apple-converted-space">
    <w:name w:val="apple-converted-space"/>
    <w:basedOn w:val="DefaultParagraphFont"/>
    <w:rsid w:val="00EE0771"/>
  </w:style>
  <w:style w:type="character" w:customStyle="1" w:styleId="commitsticker">
    <w:name w:val="commits_ticker"/>
    <w:basedOn w:val="DefaultParagraphFont"/>
    <w:rsid w:val="00EE0771"/>
  </w:style>
  <w:style w:type="character" w:customStyle="1" w:styleId="bad">
    <w:name w:val="bad"/>
    <w:basedOn w:val="DefaultParagraphFont"/>
    <w:rsid w:val="00EE0771"/>
  </w:style>
  <w:style w:type="character" w:customStyle="1" w:styleId="committersticker">
    <w:name w:val="committers_ticker"/>
    <w:basedOn w:val="DefaultParagraphFont"/>
    <w:rsid w:val="00EE0771"/>
  </w:style>
  <w:style w:type="character" w:customStyle="1" w:styleId="good">
    <w:name w:val="good"/>
    <w:basedOn w:val="DefaultParagraphFont"/>
    <w:rsid w:val="00EE0771"/>
  </w:style>
  <w:style w:type="character" w:styleId="Strong">
    <w:name w:val="Strong"/>
    <w:basedOn w:val="DefaultParagraphFont"/>
    <w:qFormat/>
    <w:rsid w:val="00C4302A"/>
    <w:rPr>
      <w:b/>
      <w:bCs/>
    </w:rPr>
  </w:style>
  <w:style w:type="paragraph" w:styleId="Normal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Quote">
    <w:name w:val="Quote"/>
    <w:basedOn w:val="Normal"/>
    <w:next w:val="Normal"/>
    <w:link w:val="QuoteChar"/>
    <w:uiPriority w:val="29"/>
    <w:qFormat/>
    <w:rsid w:val="00291C05"/>
    <w:rPr>
      <w:i/>
      <w:iCs/>
      <w:color w:val="000000" w:themeColor="text1"/>
    </w:rPr>
  </w:style>
  <w:style w:type="character" w:customStyle="1" w:styleId="QuoteChar">
    <w:name w:val="Quote Char"/>
    <w:basedOn w:val="DefaultParagraphFont"/>
    <w:link w:val="Quote"/>
    <w:uiPriority w:val="29"/>
    <w:rsid w:val="00291C05"/>
    <w:rPr>
      <w:i/>
      <w:iCs/>
      <w:color w:val="000000" w:themeColor="text1"/>
      <w:lang w:val="en-GB"/>
    </w:rPr>
  </w:style>
  <w:style w:type="paragraph" w:styleId="IntenseQuote">
    <w:name w:val="Intense Quote"/>
    <w:basedOn w:val="Normal"/>
    <w:next w:val="Normal"/>
    <w:link w:val="IntenseQuote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91C05"/>
    <w:rPr>
      <w:b/>
      <w:bCs/>
      <w:i/>
      <w:iCs/>
      <w:color w:val="4F81BD" w:themeColor="accent1"/>
      <w:lang w:val="en-GB"/>
    </w:rPr>
  </w:style>
  <w:style w:type="paragraph" w:styleId="EndnoteText">
    <w:name w:val="endnote text"/>
    <w:basedOn w:val="Normal"/>
    <w:link w:val="EndnoteTextChar"/>
    <w:rsid w:val="00C9763B"/>
    <w:pPr>
      <w:spacing w:after="0" w:line="240" w:lineRule="auto"/>
    </w:pPr>
  </w:style>
  <w:style w:type="character" w:customStyle="1" w:styleId="EndnoteTextChar">
    <w:name w:val="Endnote Text Char"/>
    <w:basedOn w:val="DefaultParagraphFont"/>
    <w:link w:val="EndnoteText"/>
    <w:rsid w:val="00C9763B"/>
    <w:rPr>
      <w:lang w:val="en-GB"/>
    </w:rPr>
  </w:style>
  <w:style w:type="character" w:styleId="EndnoteReference">
    <w:name w:val="endnote reference"/>
    <w:basedOn w:val="DefaultParagraphFont"/>
    <w:rsid w:val="00C9763B"/>
    <w:rPr>
      <w:vertAlign w:val="superscript"/>
    </w:rPr>
  </w:style>
  <w:style w:type="table" w:styleId="TableGrid">
    <w:name w:val="Table Grid"/>
    <w:basedOn w:val="TableNormal"/>
    <w:uiPriority w:val="1"/>
    <w:rsid w:val="00CA4796"/>
    <w:rPr>
      <w:rFonts w:asciiTheme="minorHAnsi" w:eastAsiaTheme="minorEastAsia" w:hAnsiTheme="minorHAnsi" w:cstheme="minorBidi"/>
      <w:sz w:val="22"/>
      <w:szCs w:val="22"/>
      <w:lang w:val="hr-HR"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Bullet">
    <w:name w:val="List Bullet"/>
    <w:basedOn w:val="Normal"/>
    <w:rsid w:val="00AB61CB"/>
    <w:pPr>
      <w:numPr>
        <w:numId w:val="34"/>
      </w:numPr>
      <w:contextualSpacing/>
    </w:pPr>
  </w:style>
  <w:style w:type="character" w:styleId="CommentReference">
    <w:name w:val="annotation reference"/>
    <w:basedOn w:val="DefaultParagraphFont"/>
    <w:semiHidden/>
    <w:unhideWhenUsed/>
    <w:rsid w:val="00EE4EEC"/>
    <w:rPr>
      <w:sz w:val="16"/>
      <w:szCs w:val="16"/>
    </w:rPr>
  </w:style>
  <w:style w:type="paragraph" w:styleId="CommentText">
    <w:name w:val="annotation text"/>
    <w:basedOn w:val="Normal"/>
    <w:link w:val="CommentTextChar"/>
    <w:semiHidden/>
    <w:unhideWhenUsed/>
    <w:rsid w:val="00EE4EEC"/>
    <w:pPr>
      <w:spacing w:line="240" w:lineRule="auto"/>
    </w:pPr>
    <w:rPr>
      <w:sz w:val="20"/>
    </w:rPr>
  </w:style>
  <w:style w:type="character" w:customStyle="1" w:styleId="CommentTextChar">
    <w:name w:val="Comment Text Char"/>
    <w:basedOn w:val="DefaultParagraphFont"/>
    <w:link w:val="CommentText"/>
    <w:semiHidden/>
    <w:rsid w:val="00EE4EEC"/>
    <w:rPr>
      <w:lang w:val="en-GB"/>
    </w:rPr>
  </w:style>
  <w:style w:type="paragraph" w:styleId="CommentSubject">
    <w:name w:val="annotation subject"/>
    <w:basedOn w:val="CommentText"/>
    <w:next w:val="CommentText"/>
    <w:link w:val="CommentSubjectChar"/>
    <w:semiHidden/>
    <w:unhideWhenUsed/>
    <w:rsid w:val="00EE4EEC"/>
    <w:rPr>
      <w:b/>
      <w:bCs/>
    </w:rPr>
  </w:style>
  <w:style w:type="character" w:customStyle="1" w:styleId="CommentSubjectChar">
    <w:name w:val="Comment Subject Char"/>
    <w:basedOn w:val="CommentTextChar"/>
    <w:link w:val="CommentSubject"/>
    <w:semiHidden/>
    <w:rsid w:val="00EE4EEC"/>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Title>A comparison between several NoSQL databases with comments and notes</b:Title>
    <b:RefOrder>53</b:RefOrder>
  </b:Source>
  <b:Source>
    <b:Tag>Mon15</b:Tag>
    <b:SourceType>InternetSite</b:SourceType>
    <b:Guid>{066E87D1-7F6E-48EA-9645-E6F91E7AD448}</b:Gu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Title>JSON org</b:Title>
    <b:YearAccessed>2015</b:YearAccessed>
    <b:MonthAccessed>March</b:MonthAccessed>
    <b:DayAccessed>20</b:DayAccessed>
    <b:URL>http://json.org/</b:URL>
    <b:RefOrder>8</b:RefOrder>
  </b:Source>
  <b:Source>
    <b:Tag>XML15</b:Tag>
    <b:SourceType>InternetSite</b:SourceType>
    <b:Guid>{B3CBBA49-A2C3-4C25-8511-BFAA99F0DBD6}</b:Gu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Title>AT&amp;T XACML 3.0 Implementation</b:Title>
    <b:YearAccessed>2015</b:YearAccessed>
    <b:MonthAccessed>February</b:MonthAccessed>
    <b:URL>https://github.com/att/XACML</b:URL>
    <b:RefOrder>1</b:RefOrder>
  </b:Source>
  <b:Source>
    <b:Tag>xac15</b:Tag>
    <b:SourceType>InternetSite</b:SourceType>
    <b:Guid>{28B301FD-C97E-4CA3-95CC-C740FA4BF484}</b:Gu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0B79E0CF-C90D-41F3-892E-9957253E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TotalTime>
  <Pages>92</Pages>
  <Words>27546</Words>
  <Characters>157018</Characters>
  <Application>Microsoft Office Word</Application>
  <DocSecurity>0</DocSecurity>
  <Lines>1308</Lines>
  <Paragraphs>368</Paragraphs>
  <ScaleCrop>false</ScaleCrop>
  <HeadingPairs>
    <vt:vector size="6" baseType="variant">
      <vt:variant>
        <vt:lpstr>Title</vt:lpstr>
      </vt:variant>
      <vt:variant>
        <vt:i4>1</vt:i4>
      </vt:variant>
      <vt:variant>
        <vt:lpstr>Naslov</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University of Aveiro, Department of Electronics, Telecommunications and Informatics</vt:lpstr>
      <vt:lpstr> </vt:lpstr>
    </vt:vector>
  </TitlesOfParts>
  <Company>SA - UA</Company>
  <LinksUpToDate>false</LinksUpToDate>
  <CharactersWithSpaces>184196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Diogo José Domingues Regateiro</cp:lastModifiedBy>
  <cp:revision>2</cp:revision>
  <cp:lastPrinted>2015-06-01T08:04:00Z</cp:lastPrinted>
  <dcterms:created xsi:type="dcterms:W3CDTF">2015-06-03T17:07:00Z</dcterms:created>
  <dcterms:modified xsi:type="dcterms:W3CDTF">2015-06-03T17:07:00Z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